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80"/>
        <w:rPr/>
      </w:pPr>
      <w:r>
        <w:rPr/>
        <w:t>File Consumer</w:t>
      </w:r>
    </w:p>
    <w:p>
      <w:pPr>
        <w:pStyle w:val="Title"/>
        <w:spacing w:before="0" w:after="160"/>
        <w:rPr/>
      </w:pPr>
      <w:r>
        <w:rPr/>
        <w:t>Configuration &amp; Design Specification</w:t>
      </w:r>
    </w:p>
    <w:p>
      <w:pPr>
        <w:pStyle w:val="Normal"/>
        <w:spacing w:before="0" w:after="160"/>
        <w:rPr/>
      </w:pPr>
      <w:del w:id="0" w:author="Claude" w:date="2026-09-27T12:00:00Z">
        <w:r>
          <w:rPr>
            <w:rFonts w:eastAsia="Calibri" w:cs="Calibri" w:ascii="Calibri" w:hAnsi="Calibri"/>
            <w:b w:val="false"/>
            <w:bCs w:val="false"/>
            <w:i/>
            <w:iCs/>
            <w:sz w:val="22"/>
            <w:szCs w:val="22"/>
          </w:rPr>
          <w:delText>Data Manager</w:delText>
        </w:r>
      </w:del>
      <w:ins w:id="1" w:author="Claude" w:date="2026-09-27T12:00:00Z">
        <w:r>
          <w:rPr>
            <w:rFonts w:eastAsia="Calibri" w:cs="Calibri" w:ascii="Calibri" w:hAnsi="Calibri"/>
            <w:b w:val="false"/>
            <w:bCs w:val="false"/>
            <w:i/>
            <w:iCs/>
            <w:sz w:val="22"/>
            <w:szCs w:val="22"/>
          </w:rPr>
          <w:t>DataSol_Gateway</w:t>
        </w:r>
      </w:ins>
      <w:r>
        <w:rPr>
          <w:rFonts w:eastAsia="Calibri" w:cs="Calibri" w:ascii="Calibri" w:hAnsi="Calibri"/>
          <w:b w:val="false"/>
          <w:bCs w:val="false"/>
          <w:i/>
          <w:iCs/>
          <w:sz w:val="22"/>
          <w:szCs w:val="22"/>
        </w:rPr>
        <w:t xml:space="preserve"> - Consumer Layer</w:t>
      </w:r>
    </w:p>
    <w:p>
      <w:pPr>
        <w:pStyle w:val="Normal"/>
        <w:spacing w:before="0" w:after="160"/>
        <w:rPr/>
      </w:pPr>
      <w:del w:id="2" w:author="Claude" w:date="2026-09-27T12:00:00Z">
        <w:r>
          <w:rPr>
            <w:rFonts w:eastAsia="Calibri" w:cs="Calibri" w:ascii="Calibri" w:hAnsi="Calibri"/>
            <w:b w:val="false"/>
            <w:bCs w:val="false"/>
            <w:i/>
            <w:iCs/>
            <w:sz w:val="22"/>
            <w:szCs w:val="22"/>
          </w:rPr>
          <w:delText>Version 2.0  -  2026-08-08  (supersedes v1.0, 2026-08-05)</w:delText>
        </w:r>
      </w:del>
      <w:ins w:id="3" w:author="Claude" w:date="2026-09-27T12:00:00Z">
        <w:r>
          <w:rPr>
            <w:rFonts w:eastAsia="Calibri" w:cs="Calibri" w:ascii="Calibri" w:hAnsi="Calibri"/>
            <w:b w:val="false"/>
            <w:bCs w:val="false"/>
            <w:i/>
            <w:iCs/>
            <w:sz w:val="22"/>
            <w:szCs w:val="22"/>
          </w:rPr>
          <w:t>Version 2.1  -  2026-09-27  (supersedes v2.0, 2026-08-08)</w:t>
        </w:r>
      </w:ins>
    </w:p>
    <w:p>
      <w:pPr>
        <w:pStyle w:val="Normal"/>
        <w:spacing w:before="0" w:after="160"/>
        <w:rPr/>
      </w:pPr>
      <w:r>
        <w:rPr>
          <w:rFonts w:eastAsia="Calibri" w:cs="Calibri" w:ascii="Calibri" w:hAnsi="Calibri"/>
          <w:b w:val="false"/>
          <w:bCs w:val="false"/>
          <w:i/>
          <w:iCs/>
          <w:sz w:val="22"/>
          <w:szCs w:val="22"/>
        </w:rPr>
        <w:t>Covers the File Consumer end to end: architecture, every module in the request path, request/response formats, configuration surface, and file lifecycle - now including the Session Manager (all three stages) and Contention Manager work completed across the week following v1.0, both proven under real concurrent load, not just designed. Written so a reader unfamiliar with the implementation history can understand the whole path in one read, without needing to re-derive it from source or from the week's own debugging history.</w:t>
      </w:r>
    </w:p>
    <w:p>
      <w:pPr>
        <w:pStyle w:val="Normal"/>
        <w:spacing w:before="0" w:after="160"/>
        <w:rPr>
          <w:ins w:id="5" w:author="Claude" w:date="2026-09-27T12:00:00Z"/>
        </w:rPr>
      </w:pPr>
      <w:ins w:id="4" w:author="Claude" w:date="2026-09-27T12:00:00Z">
        <w:r>
          <w:rPr>
            <w:rFonts w:eastAsia="Calibri" w:cs="Calibri" w:ascii="Calibri" w:hAnsi="Calibri"/>
            <w:b w:val="false"/>
            <w:bCs w:val="false"/>
            <w:i/>
            <w:iCs/>
            <w:sz w:val="22"/>
            <w:szCs w:val="22"/>
          </w:rPr>
          <w:t>Revision note (v2.1, 2026-09-27): DataSol_Gateway rename - a documentation refresh only; no design or behaviour described here has changed. The project formerly known as Data Manager (executable OCI_Wrapper) is now DataSol_Gateway, and the OCI_ prefix has been removed from every source and header file whose own name carried it - for example, OCI_Insert_Execute_Module.c is now Insert_Execute_Module.c and oci_cache.c is now cache.c. File references throughout now use the current names, including those inside dated entries, since every renamed file still exists under its new name, and the architecture diagram in Section 3 has been relabelled to match (Level1_Parser.c, Level2_Parser.c, Connection_Pool.c). The old-to-new mapping for every file this document mentions is in the appendix at the end; the full project-wide mapping is in db_driver_Interface_and_New_Driver_Guide.docx, Section 7. Function, type, table and log-file names that still carry OCI_ or Data_Manager in the source - OCI_Pool_*(), oci_context_t, OCI_SESSION, OCI_FIELD_TEST, *_Data_Manager.log - are unchanged there, and so are unchanged here.</w:t>
        </w:r>
      </w:ins>
    </w:p>
    <w:p>
      <w:pPr>
        <w:pStyle w:val="Heading1"/>
        <w:spacing w:before="360" w:after="160"/>
        <w:rPr/>
      </w:pPr>
      <w:r>
        <w:rPr/>
        <w:t>1. Introduction / Purpose</w:t>
      </w:r>
    </w:p>
    <w:p>
      <w:pPr>
        <w:pStyle w:val="Normal"/>
        <w:spacing w:before="0" w:after="160"/>
        <w:rPr/>
      </w:pPr>
      <w:r>
        <w:rPr>
          <w:rFonts w:eastAsia="Calibri" w:cs="Calibri" w:ascii="Calibri" w:hAnsi="Calibri"/>
          <w:b w:val="false"/>
          <w:bCs w:val="false"/>
          <w:i w:val="false"/>
          <w:iCs w:val="false"/>
          <w:sz w:val="22"/>
          <w:szCs w:val="22"/>
        </w:rPr>
        <w:t>File Consumer is an automated, unattended request processor for the Data Manager platform. It watches designated input folders for XML or JSON request files, validates and queues them, dispatches each one through the same Level 1/Level 2/CRUD pipeline used throughout Data Manager, and writes a real response file back out - all without a human operator submitting requests interactively.</w:t>
      </w:r>
    </w:p>
    <w:p>
      <w:pPr>
        <w:pStyle w:val="Normal"/>
        <w:spacing w:before="0" w:after="160"/>
        <w:rPr/>
      </w:pPr>
      <w:r>
        <w:rPr>
          <w:rFonts w:eastAsia="Calibri" w:cs="Calibri" w:ascii="Calibri" w:hAnsi="Calibri"/>
          <w:b w:val="false"/>
          <w:bCs w:val="false"/>
          <w:i w:val="false"/>
          <w:iCs w:val="false"/>
          <w:sz w:val="22"/>
          <w:szCs w:val="22"/>
        </w:rPr>
        <w:t>It is the first of what is intended to be several consumer types sitting in front of the same shared core (Level 1/2 parsing, CRUD execute modules, session/transaction/audit). A future HTTP consumer, for example, would replace only the folder-watching front end - everything from Level 1 parsing onward, including the Session Manager and Contention Manager work described in this revision, is already consumer-agnostic and reusable as-is, deliberately built that way so it would not need re-engineering a second time.</w:t>
      </w:r>
    </w:p>
    <w:p>
      <w:pPr>
        <w:pStyle w:val="Normal"/>
        <w:spacing w:before="0" w:after="160"/>
        <w:rPr/>
      </w:pPr>
      <w:r>
        <w:rPr>
          <w:rFonts w:eastAsia="Calibri" w:cs="Calibri" w:ascii="Calibri" w:hAnsi="Calibri"/>
          <w:b w:val="false"/>
          <w:bCs w:val="false"/>
          <w:i w:val="false"/>
          <w:iCs w:val="false"/>
          <w:sz w:val="22"/>
          <w:szCs w:val="22"/>
        </w:rPr>
        <w:t>This document exists so that architecture and design intent don't have to be re-derived from source code, or reconstructed from a genuinely long implementation history, every time someone - a new engineer, an auditor, or this document's own author in a future session - needs to understand how the system fits together.</w:t>
      </w:r>
    </w:p>
    <w:p>
      <w:pPr>
        <w:pStyle w:val="Heading1"/>
        <w:spacing w:before="360" w:after="160"/>
        <w:rPr/>
      </w:pPr>
      <w:r>
        <w:rPr/>
        <w:t>2. Scope / Out of Scope</w:t>
      </w:r>
    </w:p>
    <w:p>
      <w:pPr>
        <w:pStyle w:val="Heading3"/>
        <w:spacing w:before="220" w:after="100"/>
        <w:rPr/>
      </w:pPr>
      <w:r>
        <w:rPr>
          <w:b/>
          <w:bCs/>
        </w:rPr>
        <w:t>In scope</w:t>
      </w:r>
    </w:p>
    <w:p>
      <w:pPr>
        <w:pStyle w:val="ListParagraph"/>
        <w:numPr>
          <w:ilvl w:val="0"/>
          <w:numId w:val="3"/>
        </w:numPr>
        <w:spacing w:before="0" w:after="80"/>
        <w:rPr/>
      </w:pPr>
      <w:r>
        <w:rPr>
          <w:rFonts w:eastAsia="Calibri" w:cs="Calibri" w:ascii="Calibri" w:hAnsi="Calibri"/>
          <w:sz w:val="22"/>
          <w:szCs w:val="22"/>
        </w:rPr>
        <w:t>File Consumer's own components: folder scanning, payload reading, queueing (including Contention-Manager-aware routing), the worker thread pool, self-healing connection recovery, and response writing/file lifecycle.</w:t>
      </w:r>
    </w:p>
    <w:p>
      <w:pPr>
        <w:pStyle w:val="ListParagraph"/>
        <w:numPr>
          <w:ilvl w:val="0"/>
          <w:numId w:val="1"/>
        </w:numPr>
        <w:spacing w:before="0" w:after="80"/>
        <w:rPr/>
      </w:pPr>
      <w:r>
        <w:rPr>
          <w:rFonts w:eastAsia="Calibri" w:cs="Calibri" w:ascii="Calibri" w:hAnsi="Calibri"/>
          <w:sz w:val="22"/>
          <w:szCs w:val="22"/>
        </w:rPr>
        <w:t>The shared core pipeline File Consumer drives: Level 1/Level 2 parsing, CRUD execute modules, session/transaction/audit modules - described here at architectural depth (purpose, responsibilities, how they connect), not field-by-field.</w:t>
      </w:r>
    </w:p>
    <w:p>
      <w:pPr>
        <w:pStyle w:val="ListParagraph"/>
        <w:numPr>
          <w:ilvl w:val="0"/>
          <w:numId w:val="1"/>
        </w:numPr>
        <w:spacing w:before="0" w:after="80"/>
        <w:rPr/>
      </w:pPr>
      <w:r>
        <w:rPr>
          <w:rFonts w:eastAsia="Calibri" w:cs="Calibri" w:ascii="Calibri" w:hAnsi="Calibri"/>
          <w:sz w:val="22"/>
          <w:szCs w:val="22"/>
        </w:rPr>
        <w:t>Session Manager, all three stages: session creation, async activity tracking, and hard session validation - fully built and proven this revision, not just proposed.</w:t>
      </w:r>
    </w:p>
    <w:p>
      <w:pPr>
        <w:pStyle w:val="ListParagraph"/>
        <w:numPr>
          <w:ilvl w:val="0"/>
          <w:numId w:val="1"/>
        </w:numPr>
        <w:spacing w:before="0" w:after="80"/>
        <w:rPr/>
      </w:pPr>
      <w:r>
        <w:rPr>
          <w:rFonts w:eastAsia="Calibri" w:cs="Calibri" w:ascii="Calibri" w:hAnsi="Calibri"/>
          <w:sz w:val="22"/>
          <w:szCs w:val="22"/>
        </w:rPr>
        <w:t>Contention Manager: single-writer-queue routing for INSERT/UPDATE/DELETE traffic, fully built and confirmed eliminating cross-worker row-lock contention entirely under real concurrent load.</w:t>
      </w:r>
    </w:p>
    <w:p>
      <w:pPr>
        <w:pStyle w:val="ListParagraph"/>
        <w:numPr>
          <w:ilvl w:val="0"/>
          <w:numId w:val="1"/>
        </w:numPr>
        <w:spacing w:before="0" w:after="80"/>
        <w:rPr/>
      </w:pPr>
      <w:r>
        <w:rPr>
          <w:rFonts w:eastAsia="Calibri" w:cs="Calibri" w:ascii="Calibri" w:hAnsi="Calibri"/>
          <w:sz w:val="22"/>
          <w:szCs w:val="22"/>
        </w:rPr>
        <w:t>The File-Consumer-relevant portions of configuration (config.ini, consumer_file.ini).</w:t>
      </w:r>
    </w:p>
    <w:p>
      <w:pPr>
        <w:pStyle w:val="Heading3"/>
        <w:spacing w:before="220" w:after="100"/>
        <w:rPr/>
      </w:pPr>
      <w:r>
        <w:rPr>
          <w:b/>
          <w:bCs/>
        </w:rPr>
        <w:t>Out of scope (see References, Section 11, for where each of these actually lives)</w:t>
      </w:r>
    </w:p>
    <w:p>
      <w:pPr>
        <w:pStyle w:val="ListParagraph"/>
        <w:numPr>
          <w:ilvl w:val="0"/>
          <w:numId w:val="1"/>
        </w:numPr>
        <w:spacing w:before="0" w:after="80"/>
        <w:rPr/>
      </w:pPr>
      <w:r>
        <w:rPr>
          <w:rFonts w:eastAsia="Calibri" w:cs="Calibri" w:ascii="Calibri" w:hAnsi="Calibri"/>
          <w:sz w:val="22"/>
          <w:szCs w:val="22"/>
        </w:rPr>
        <w:t>Full field-by-field request/response schemas for every operation type - see Data_Manager_Request_Definitions.docx.</w:t>
      </w:r>
    </w:p>
    <w:p>
      <w:pPr>
        <w:pStyle w:val="ListParagraph"/>
        <w:numPr>
          <w:ilvl w:val="0"/>
          <w:numId w:val="1"/>
        </w:numPr>
        <w:spacing w:before="0" w:after="80"/>
        <w:rPr/>
      </w:pPr>
      <w:r>
        <w:rPr>
          <w:rFonts w:eastAsia="Calibri" w:cs="Calibri" w:ascii="Calibri" w:hAnsi="Calibri"/>
          <w:sz w:val="22"/>
          <w:szCs w:val="22"/>
        </w:rPr>
        <w:t>The startup self-test module's internal design and test catalog - see Unit_Test_Module_Design_Specification.docx.</w:t>
      </w:r>
    </w:p>
    <w:p>
      <w:pPr>
        <w:pStyle w:val="ListParagraph"/>
        <w:numPr>
          <w:ilvl w:val="0"/>
          <w:numId w:val="1"/>
        </w:numPr>
        <w:spacing w:before="0" w:after="80"/>
        <w:rPr/>
      </w:pPr>
      <w:r>
        <w:rPr>
          <w:rFonts w:eastAsia="Calibri" w:cs="Calibri" w:ascii="Calibri" w:hAnsi="Calibri"/>
          <w:sz w:val="22"/>
          <w:szCs w:val="22"/>
        </w:rPr>
        <w:t>Oracle-side contention diagnosis and troubleshooting procedure, and the full running log of every root cause found - see Oracle_Contention_Troubleshooting_Guide.docx (v2.0).</w:t>
      </w:r>
    </w:p>
    <w:p>
      <w:pPr>
        <w:pStyle w:val="ListParagraph"/>
        <w:numPr>
          <w:ilvl w:val="0"/>
          <w:numId w:val="1"/>
        </w:numPr>
        <w:spacing w:before="0" w:after="80"/>
        <w:rPr/>
      </w:pPr>
      <w:r>
        <w:rPr>
          <w:rFonts w:eastAsia="Calibri" w:cs="Calibri" w:ascii="Calibri" w:hAnsi="Calibri"/>
          <w:sz w:val="22"/>
          <w:szCs w:val="22"/>
        </w:rPr>
        <w:t>HTTP and MQ consumers - not yet built. This document's module descriptions (Sections 4-5) are written to be directly reusable by them.</w:t>
      </w:r>
    </w:p>
    <w:p>
      <w:pPr>
        <w:pStyle w:val="ListParagraph"/>
        <w:numPr>
          <w:ilvl w:val="0"/>
          <w:numId w:val="1"/>
        </w:numPr>
        <w:spacing w:before="0" w:after="80"/>
        <w:rPr/>
      </w:pPr>
      <w:r>
        <w:rPr>
          <w:rFonts w:eastAsia="Calibri" w:cs="Calibri" w:ascii="Calibri" w:hAnsi="Calibri"/>
          <w:sz w:val="22"/>
          <w:szCs w:val="22"/>
        </w:rPr>
        <w:t>Authentication - deliberately deferred; see Data_Manager_Request_Definitions.docx's own Authentication section. Session validation (4.5, 5.1) confirms a session is registered and unexpired - it does not verify identity.</w:t>
      </w:r>
    </w:p>
    <w:p>
      <w:pPr>
        <w:pStyle w:val="ListParagraph"/>
        <w:numPr>
          <w:ilvl w:val="0"/>
          <w:numId w:val="1"/>
        </w:numPr>
        <w:spacing w:before="0" w:after="80"/>
        <w:rPr/>
      </w:pPr>
      <w:r>
        <w:rPr>
          <w:rFonts w:eastAsia="Calibri" w:cs="Calibri" w:ascii="Calibri" w:hAnsi="Calibri"/>
          <w:sz w:val="22"/>
          <w:szCs w:val="22"/>
        </w:rPr>
        <w:t>The full config.ini reference - Section 8 here covers only what File Consumer itself depends on.</w:t>
      </w:r>
    </w:p>
    <w:p>
      <w:pPr>
        <w:pStyle w:val="ListParagraph"/>
        <w:numPr>
          <w:ilvl w:val="0"/>
          <w:numId w:val="1"/>
        </w:numPr>
        <w:spacing w:before="0" w:after="80"/>
        <w:rPr/>
      </w:pPr>
      <w:r>
        <w:rPr>
          <w:rFonts w:eastAsia="Calibri" w:cs="Calibri" w:ascii="Calibri" w:hAnsi="Calibri"/>
          <w:sz w:val="22"/>
          <w:szCs w:val="22"/>
        </w:rPr>
        <w:t>The least_busy dispatch algorithm - present as a named option in consumer_file.ini but not implemented; round_robin (or Contention-Manager-routed) is the only working behaviour today.</w:t>
      </w:r>
    </w:p>
    <w:p>
      <w:pPr>
        <w:pStyle w:val="ListParagraph"/>
        <w:numPr>
          <w:ilvl w:val="0"/>
          <w:numId w:val="1"/>
        </w:numPr>
        <w:spacing w:before="0" w:after="80"/>
        <w:rPr/>
      </w:pPr>
      <w:r>
        <w:rPr>
          <w:rFonts w:eastAsia="Calibri" w:cs="Calibri" w:ascii="Calibri" w:hAnsi="Calibri"/>
          <w:sz w:val="22"/>
          <w:szCs w:val="22"/>
        </w:rPr>
        <w:t>Key-based contention routing (hashing a request's own primary key to a queue) - considered and deliberately not built; single-writer-queue routing (4.3, 4.12) was chosen instead as a simpler, sufficient fix for the contention actually observed, with horizontal scaling (more process instances) as the intended path for throughput beyond what one writer queue can sustain, not finer-grained in-process routing.</w:t>
      </w:r>
    </w:p>
    <w:p>
      <w:pPr>
        <w:pStyle w:val="Heading1"/>
        <w:spacing w:before="360" w:after="160"/>
        <w:rPr/>
      </w:pPr>
      <w:r>
        <w:rPr/>
        <w:t>3. Architecture Diagram</w:t>
      </w:r>
    </w:p>
    <w:p>
      <w:pPr>
        <w:pStyle w:val="Normal"/>
        <w:spacing w:before="0" w:after="160"/>
        <w:rPr/>
      </w:pPr>
      <w:r>
        <w:rPr>
          <w:rFonts w:eastAsia="Calibri" w:cs="Calibri" w:ascii="Calibri" w:hAnsi="Calibri"/>
          <w:b w:val="false"/>
          <w:bCs w:val="false"/>
          <w:i w:val="false"/>
          <w:iCs w:val="false"/>
          <w:sz w:val="22"/>
          <w:szCs w:val="22"/>
        </w:rPr>
        <w:t>Numbers on each component below correspond to its subsection in Section 4. The distinction that matters most for understanding this architecture: solid arrows are synchronous, in-thread calls that block whichever thread makes them (however briefly); dashed gold arrows are the only points where a request actually crosses a queue - and crossing a queue is deliberately non-blocking on the sending side in both cases in this design (a full write-side queue is handled explicitly, not by blocking the producer; a full touch queue simply drops the update). Every other relationship shown - including calls out to Session Manager, Transaction Manager, Audit Trail Manager, or the SQL Dependency Extractor - is a direct, synchronous call to a different module, not a queue crossing, and is drawn solid for exactly that reason.</w:t>
      </w:r>
    </w:p>
    <w:p>
      <w:pPr>
        <w:pStyle w:val="Normal"/>
        <w:rPr/>
      </w:pPr>
      <w:r>
        <w:rPr/>
      </w:r>
      <w:r>
        <w:br w:type="page"/>
      </w:r>
    </w:p>
    <w:p>
      <w:pPr>
        <w:pStyle w:val="Normal"/>
        <w:spacing w:before="0" w:after="0"/>
        <w:jc w:val="center"/>
        <w:rPr/>
      </w:pPr>
      <w:r>
        <w:rPr/>
        <w:drawing>
          <wp:inline distT="0" distB="0" distL="0" distR="0">
            <wp:extent cx="5905500" cy="73914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05500" cy="7391400"/>
                    </a:xfrm>
                    <a:prstGeom prst="rect">
                      <a:avLst/>
                    </a:prstGeom>
                    <a:noFill/>
                  </pic:spPr>
                </pic:pic>
              </a:graphicData>
            </a:graphic>
          </wp:inline>
        </w:drawing>
      </w:r>
    </w:p>
    <w:p>
      <w:pPr>
        <w:pStyle w:val="Normal"/>
        <w:rPr/>
      </w:pPr>
      <w:r>
        <w:rPr/>
      </w:r>
      <w:r>
        <w:br w:type="page"/>
      </w:r>
    </w:p>
    <w:p>
      <w:pPr>
        <w:pStyle w:val="Heading1"/>
        <w:spacing w:before="0" w:after="160"/>
        <w:rPr/>
      </w:pPr>
      <w:r>
        <w:rPr/>
        <w:t>4. Modules on the Request Path</w:t>
      </w:r>
    </w:p>
    <w:p>
      <w:pPr>
        <w:pStyle w:val="Heading2"/>
        <w:spacing w:before="280" w:after="120"/>
        <w:rPr/>
      </w:pPr>
      <w:r>
        <w:rPr/>
        <w:t>4.1  File Consumer  (file_consumer_runner.c, file_consumer.c)</w:t>
      </w:r>
    </w:p>
    <w:p>
      <w:pPr>
        <w:pStyle w:val="Normal"/>
        <w:spacing w:before="0" w:after="160"/>
        <w:rPr/>
      </w:pPr>
      <w:r>
        <w:rPr>
          <w:rFonts w:eastAsia="Calibri" w:cs="Calibri" w:ascii="Calibri" w:hAnsi="Calibri"/>
          <w:b w:val="false"/>
          <w:bCs w:val="false"/>
          <w:i w:val="false"/>
          <w:iCs w:val="false"/>
          <w:sz w:val="22"/>
          <w:szCs w:val="22"/>
        </w:rPr>
        <w:t>Owns exactly one long-running thread, started once at process startup and kept alive for the life of the process. On a configurable interval (dispatcher.poll_interval_seconds), it scans Input_XML and Input_JSON, and for each file found: validates it (regular file, non-zero size), reads its full payload into memory itself, and enqueues a RequestObject via the Queue Manager. Payload Ownership is a deliberate design rule: File Consumer is the only component that ever touches the filesystem for input files - everything downstream works only with the in-memory payload it was handed.</w:t>
      </w:r>
    </w:p>
    <w:p>
      <w:pPr>
        <w:pStyle w:val="Normal"/>
        <w:spacing w:before="0" w:after="160"/>
        <w:rPr/>
      </w:pPr>
      <w:r>
        <w:rPr>
          <w:rFonts w:eastAsia="Calibri" w:cs="Calibri" w:ascii="Calibri" w:hAnsi="Calibri"/>
          <w:b w:val="false"/>
          <w:bCs w:val="false"/>
          <w:i w:val="false"/>
          <w:iCs w:val="false"/>
          <w:sz w:val="22"/>
          <w:szCs w:val="22"/>
        </w:rPr>
        <w:t>At the start of every scan pass, this thread also ensures it holds a currently-valid session (creating a fresh one via session_create() if it doesn't, or if its previous one has genuinely gone idle long enough to expire), and stamps that session_id onto every RequestObject it builds this pass - see 5.1.</w:t>
      </w:r>
    </w:p>
    <w:p>
      <w:pPr>
        <w:pStyle w:val="Normal"/>
        <w:spacing w:before="0" w:after="160"/>
        <w:rPr/>
      </w:pPr>
      <w:r>
        <w:rPr>
          <w:rFonts w:eastAsia="Calibri" w:cs="Calibri" w:ascii="Calibri" w:hAnsi="Calibri"/>
          <w:b w:val="false"/>
          <w:bCs w:val="false"/>
          <w:i w:val="false"/>
          <w:iCs w:val="false"/>
          <w:sz w:val="22"/>
          <w:szCs w:val="22"/>
        </w:rPr>
        <w:t>Before enqueueing, each payload is classified by Contention Manager: a lightweight raw-text search for an INSERT/UPDATE/DELETE operation-type marker anywhere in the payload (deliberately not a full Level 1 parse, which doesn't happen until a worker dequeues the request later). A single match anywhere routes the whole request to the dedicated writer queue (4.3); everything else uses normal round-robin. This is off by default (contention_manager.mode=off) and enabled per-environment via consumer_file.ini.</w:t>
      </w:r>
    </w:p>
    <w:p>
      <w:pPr>
        <w:pStyle w:val="Normal"/>
        <w:spacing w:before="0" w:after="160"/>
        <w:rPr/>
      </w:pPr>
      <w:r>
        <w:rPr>
          <w:rFonts w:eastAsia="Calibri" w:cs="Calibri" w:ascii="Calibri" w:hAnsi="Calibri"/>
          <w:b w:val="false"/>
          <w:bCs w:val="false"/>
          <w:i w:val="false"/>
          <w:iCs w:val="false"/>
          <w:sz w:val="22"/>
          <w:szCs w:val="22"/>
        </w:rPr>
        <w:t>Two rejection paths skip the normal flow entirely and go straight from Input_* to Error_* without ever visiting Processing_*: a file that fails to read, and a file rejected because its target queue is genuinely full. Both produce a real error response, not just a relocated file with no explanation.</w:t>
      </w:r>
    </w:p>
    <w:p>
      <w:pPr>
        <w:pStyle w:val="Heading2"/>
        <w:spacing w:before="280" w:after="120"/>
        <w:rPr/>
      </w:pPr>
      <w:r>
        <w:rPr/>
        <w:t>4.2  RequestObject / ResponseObject</w:t>
      </w:r>
    </w:p>
    <w:p>
      <w:pPr>
        <w:pStyle w:val="Normal"/>
        <w:spacing w:before="0" w:after="160"/>
        <w:rPr/>
      </w:pPr>
      <w:r>
        <w:rPr>
          <w:rFonts w:eastAsia="Calibri" w:cs="Calibri" w:ascii="Calibri" w:hAnsi="Calibri"/>
          <w:b w:val="false"/>
          <w:bCs w:val="false"/>
          <w:i w:val="false"/>
          <w:iCs w:val="false"/>
          <w:sz w:val="22"/>
          <w:szCs w:val="22"/>
        </w:rPr>
        <w:t>Two small, deliberately dumb carrier structs, not modules in their own right - included here because they're the interfaces every other module actually passes across. RequestObject carries a file's payload, length, filename, its current filesystem location, its destination Output_*/Error_* directories, and (as of the Session Manager work) the session_id File Consumer is currently holding for this run. ResponseObject carries the outcome back: status (pass/fail), the real result body on success, and a synthesised error envelope (with a real error_code/error_text) on failure - always populated, never left null, so the Response Manager always has something concrete to write.</w:t>
      </w:r>
    </w:p>
    <w:p>
      <w:pPr>
        <w:pStyle w:val="Heading2"/>
        <w:spacing w:before="280" w:after="120"/>
        <w:rPr/>
      </w:pPr>
      <w:r>
        <w:rPr/>
        <w:t>4.3  Queue Manager  (queue_manager.c)</w:t>
      </w:r>
    </w:p>
    <w:p>
      <w:pPr>
        <w:pStyle w:val="Normal"/>
        <w:spacing w:before="0" w:after="160"/>
        <w:rPr/>
      </w:pPr>
      <w:r>
        <w:rPr>
          <w:rFonts w:eastAsia="Calibri" w:cs="Calibri" w:ascii="Calibri" w:hAnsi="Calibri"/>
          <w:b w:val="false"/>
          <w:bCs w:val="false"/>
          <w:i w:val="false"/>
          <w:iCs w:val="false"/>
          <w:sz w:val="22"/>
          <w:szCs w:val="22"/>
        </w:rPr>
        <w:t>N fixed-depth queues (dispatcher_queue_count / dispatcher_queue_depth), each with its own mutex and condition variable. Enqueue is round-robin by default: the assigned queue is tried first, and the call overflows to the next queue with room rather than rejecting immediately if that one happens to be full - true rejection only happens when every queue is genuinely at capacity.</w:t>
      </w:r>
    </w:p>
    <w:p>
      <w:pPr>
        <w:pStyle w:val="Normal"/>
        <w:spacing w:before="0" w:after="160"/>
        <w:rPr/>
      </w:pPr>
      <w:r>
        <w:rPr>
          <w:rFonts w:eastAsia="Calibri" w:cs="Calibri" w:ascii="Calibri" w:hAnsi="Calibri"/>
          <w:b w:val="false"/>
          <w:bCs w:val="false"/>
          <w:i w:val="false"/>
          <w:iCs w:val="false"/>
          <w:sz w:val="22"/>
          <w:szCs w:val="22"/>
        </w:rPr>
        <w:t>When Contention Manager is enabled (4.1), a separate, strict enqueue path is used for write traffic instead: the request goes to one fixed, dedicated queue only, with no overflow to another queue if it's full - overflowing would defeat the entire purpose of keeping write traffic on one connection. Non-write traffic continues round-robin across every queue except that dedicated one, so it never dilutes the isolation the dedicated queue exists to provide.</w:t>
      </w:r>
    </w:p>
    <w:p>
      <w:pPr>
        <w:pStyle w:val="Heading2"/>
        <w:spacing w:before="280" w:after="120"/>
        <w:rPr/>
      </w:pPr>
      <w:r>
        <w:rPr/>
        <w:t>4.4  Worker Pool  (worker.c)</w:t>
      </w:r>
    </w:p>
    <w:p>
      <w:pPr>
        <w:pStyle w:val="Normal"/>
        <w:spacing w:before="0" w:after="160"/>
        <w:rPr/>
      </w:pPr>
      <w:r>
        <w:rPr>
          <w:rFonts w:eastAsia="Calibri" w:cs="Calibri" w:ascii="Calibri" w:hAnsi="Calibri"/>
          <w:b w:val="false"/>
          <w:bCs w:val="false"/>
          <w:i w:val="false"/>
          <w:iCs w:val="false"/>
          <w:sz w:val="22"/>
          <w:szCs w:val="22"/>
        </w:rPr>
        <w:t>N long-running threads, one per queue, started once alongside File Consumer's own thread and kept alive for the process lifetime. Each thread borrows its own independent session from the Connection Pool (4.11) at startup and holds it for its entire lifetime - not re-borrowed per request, since each request already commits or rolls back atomically on its own. A worker blocks on its queue's condition variable when there's nothing to do, wakes when something is enqueued, runs it through the Dispatcher (4.5) end to end, hands the result to the Response Manager (4.10), and loops.</w:t>
      </w:r>
    </w:p>
    <w:p>
      <w:pPr>
        <w:pStyle w:val="Normal"/>
        <w:spacing w:before="0" w:after="160"/>
        <w:rPr/>
      </w:pPr>
      <w:r>
        <w:rPr>
          <w:rFonts w:eastAsia="Calibri" w:cs="Calibri" w:ascii="Calibri" w:hAnsi="Calibri"/>
          <w:b w:val="false"/>
          <w:bCs w:val="false"/>
          <w:i w:val="false"/>
          <w:iCs w:val="false"/>
          <w:sz w:val="22"/>
          <w:szCs w:val="22"/>
        </w:rPr>
        <w:t>After any failed dispatch, the worker checks whether its own connection is still genuinely alive (using Oracle's own OCI_ATTR_SERVER_STATUS signal, not a specific error-code match) and, if not, transparently releases and reborrows a fresh session before continuing to its next item - see 4.11's own note on why this exists. The item that triggered the check remains a FAIL and is not automatically retried.</w:t>
      </w:r>
    </w:p>
    <w:p>
      <w:pPr>
        <w:pStyle w:val="Normal"/>
        <w:spacing w:before="0" w:after="160"/>
        <w:rPr/>
      </w:pPr>
      <w:r>
        <w:rPr>
          <w:rFonts w:eastAsia="Calibri" w:cs="Calibri" w:ascii="Calibri" w:hAnsi="Calibri"/>
          <w:b w:val="false"/>
          <w:bCs w:val="false"/>
          <w:i w:val="false"/>
          <w:iCs w:val="false"/>
          <w:sz w:val="22"/>
          <w:szCs w:val="22"/>
        </w:rPr>
        <w:t>A worker whose request carried a real session_id also enqueues a fire-and-forget activity touch after building its response - see 4.12. This never blocks the worker; a full touch queue simply drops that one update.</w:t>
      </w:r>
    </w:p>
    <w:p>
      <w:pPr>
        <w:pStyle w:val="Heading2"/>
        <w:spacing w:before="280" w:after="120"/>
        <w:rPr/>
      </w:pPr>
      <w:r>
        <w:rPr/>
        <w:t>4.5  Dispatcher  (dispatcher.c)</w:t>
      </w:r>
    </w:p>
    <w:p>
      <w:pPr>
        <w:pStyle w:val="Normal"/>
        <w:spacing w:before="0" w:after="160"/>
        <w:rPr/>
      </w:pPr>
      <w:r>
        <w:rPr>
          <w:rFonts w:eastAsia="Calibri" w:cs="Calibri" w:ascii="Calibri" w:hAnsi="Calibri"/>
          <w:b w:val="false"/>
          <w:bCs w:val="false"/>
          <w:i w:val="false"/>
          <w:iCs w:val="false"/>
          <w:sz w:val="22"/>
          <w:szCs w:val="22"/>
        </w:rPr>
        <w:t>Not to be confused with the Queue Manager, which the wider project's own design documents also sometimes call "the Dispatcher" - this Dispatcher is a different, older piece: SQL-operation-level routing. It sniffs whether a payload is XML or JSON and whether it matches the new structured request format at all (falling back to a legacy flat-XML path for old-format SELECT only), stamps the caller's real session_id onto the parsed request (overriding whatever the payload itself carried), and - if session_validation_enabled is on - checks that session against the cache (5.1) before proceeding any further. A missing or invalid session is rejected here, with the same error_code/error_text shape as any other validation failure, before Level 2 or any CRUD module is ever reached. Only then does it run the request through Level 1 (4.6) then Level 2 (4.7), and route each validated operation to the correct CRUD execute module (4.8) by operation type.</w:t>
      </w:r>
    </w:p>
    <w:p>
      <w:pPr>
        <w:pStyle w:val="Heading2"/>
        <w:spacing w:before="280" w:after="120"/>
        <w:rPr/>
      </w:pPr>
      <w:r>
        <w:rPr/>
        <w:t>4.6  Level 1 Parser  (</w:t>
      </w:r>
      <w:del w:id="6" w:author="Claude" w:date="2026-09-27T12:00:00Z">
        <w:r>
          <w:rPr/>
          <w:delText>OCI_</w:delText>
        </w:r>
      </w:del>
      <w:r>
        <w:rPr/>
        <w:t>Level1_Parser.c)</w:t>
      </w:r>
    </w:p>
    <w:p>
      <w:pPr>
        <w:pStyle w:val="Normal"/>
        <w:spacing w:before="0" w:after="160"/>
        <w:rPr/>
      </w:pPr>
      <w:r>
        <w:rPr>
          <w:rFonts w:eastAsia="Calibri" w:cs="Calibri" w:ascii="Calibri" w:hAnsi="Calibri"/>
          <w:b w:val="false"/>
          <w:bCs w:val="false"/>
          <w:i w:val="false"/>
          <w:iCs w:val="false"/>
          <w:sz w:val="22"/>
          <w:szCs w:val="22"/>
        </w:rPr>
        <w:t>Format detection and parsing into the project's internal, format-agnostic C structures (input_c_request_t and friends) - the point where an XML or a JSON request stops being two different things and becomes one thing everything downstream can treat identically. Detects malformed input and reports a specific error_code/error_text rather than a generic parse failure.</w:t>
      </w:r>
    </w:p>
    <w:p>
      <w:pPr>
        <w:pStyle w:val="Heading2"/>
        <w:spacing w:before="280" w:after="120"/>
        <w:rPr/>
      </w:pPr>
      <w:r>
        <w:rPr/>
        <w:t>4.7  Level 2 Parser  (</w:t>
      </w:r>
      <w:del w:id="7" w:author="Claude" w:date="2026-09-27T12:00:00Z">
        <w:r>
          <w:rPr/>
          <w:delText>OCI_</w:delText>
        </w:r>
      </w:del>
      <w:r>
        <w:rPr/>
        <w:t>Level2_Parser.c)</w:t>
      </w:r>
    </w:p>
    <w:p>
      <w:pPr>
        <w:pStyle w:val="Normal"/>
        <w:spacing w:before="0" w:after="160"/>
        <w:rPr/>
      </w:pPr>
      <w:r>
        <w:rPr>
          <w:rFonts w:eastAsia="Calibri" w:cs="Calibri" w:ascii="Calibri" w:hAnsi="Calibri"/>
          <w:b w:val="false"/>
          <w:bCs w:val="false"/>
          <w:i w:val="false"/>
          <w:iCs w:val="false"/>
          <w:sz w:val="22"/>
          <w:szCs w:val="22"/>
        </w:rPr>
        <w:t>Field-level and business-rule validation of an already-structurally-parsed request: required fields present, types consistent, date/timestamp values genuinely valid, row/parameter counts within configured limits. A request that fails here never reaches a CRUD module at all.</w:t>
      </w:r>
    </w:p>
    <w:p>
      <w:pPr>
        <w:pStyle w:val="Heading2"/>
        <w:spacing w:before="280" w:after="120"/>
        <w:rPr/>
      </w:pPr>
      <w:r>
        <w:rPr/>
        <w:t>4.8  CRUD Execute Modules</w:t>
      </w:r>
    </w:p>
    <w:p>
      <w:pPr>
        <w:pStyle w:val="Normal"/>
        <w:spacing w:before="0" w:after="160"/>
        <w:rPr/>
      </w:pPr>
      <w:r>
        <w:rPr>
          <w:rFonts w:eastAsia="Calibri" w:cs="Calibri" w:ascii="Calibri" w:hAnsi="Calibri"/>
          <w:b w:val="false"/>
          <w:bCs w:val="false"/>
          <w:i w:val="false"/>
          <w:iCs w:val="false"/>
          <w:sz w:val="22"/>
          <w:szCs w:val="22"/>
        </w:rPr>
        <w:t>One module per operation type, each ultimately built around Oracle OCI array-bind batch calls rather than row-by-row execution: Insert / Update / Delete (bulk, array-bind batch operations), Select (batch query with a configurable fetch array size, LOB chunking in both directions), and Execute Procedure (IN/OUT/IN_OUT scalar parameters plus optional CURSOR OUT parameters).</w:t>
      </w:r>
    </w:p>
    <w:p>
      <w:pPr>
        <w:pStyle w:val="Normal"/>
        <w:spacing w:before="0" w:after="160"/>
        <w:rPr/>
      </w:pPr>
      <w:r>
        <w:rPr>
          <w:rFonts w:eastAsia="Calibri" w:cs="Calibri" w:ascii="Calibri" w:hAnsi="Calibri"/>
          <w:b w:val="false"/>
          <w:bCs w:val="false"/>
          <w:i w:val="false"/>
          <w:iCs w:val="false"/>
          <w:sz w:val="22"/>
          <w:szCs w:val="22"/>
        </w:rPr>
        <w:t>Every execute module shares the same atomicity model: when no managed transaction is active on the session, Oracle's OCITransCommit fires automatically at the end of a successful call. On a genuine connection-level failure, the calling worker's own health check and reconnect logic (4.4) takes over - the execute module itself doesn't need to know about this; it just returns its normal failure to the caller, exactly as it always has. [Confirmed true as of 2026-09-23. Was silently false for standalone (transaction_required=0) Insert/Update/Delete calls from 2026-07-26 to 2026-09-23 - begin_standalone_tx_if_needed()'s side effect of setting ctx-&gt;active_tx for audit-ID purposes made these calls wrongly skip their own commit; see db_driver_Interface_and_New_Driver_Guide.docx's Section 6 for the full account.]</w:t>
      </w:r>
    </w:p>
    <w:p>
      <w:pPr>
        <w:pStyle w:val="Heading2"/>
        <w:spacing w:before="280" w:after="120"/>
        <w:rPr/>
      </w:pPr>
      <w:r>
        <w:rPr/>
        <w:t>4.9  SQL Dependency Extractor  (sql_parser, sql_dependency_extractor.c)</w:t>
      </w:r>
    </w:p>
    <w:p>
      <w:pPr>
        <w:pStyle w:val="Normal"/>
        <w:spacing w:before="0" w:after="160"/>
        <w:rPr/>
      </w:pPr>
      <w:r>
        <w:rPr>
          <w:rFonts w:eastAsia="Calibri" w:cs="Calibri" w:ascii="Calibri" w:hAnsi="Calibri"/>
          <w:b w:val="false"/>
          <w:bCs w:val="false"/>
          <w:i w:val="false"/>
          <w:iCs w:val="false"/>
          <w:sz w:val="22"/>
          <w:szCs w:val="22"/>
        </w:rPr>
        <w:t>Used only on the SELECT path. Parses the SQL text itself and extracts every table and field reference it contains into a dependency list - used for the table/field-level metadata lookups that back column-type resolution and result formatting.</w:t>
      </w:r>
    </w:p>
    <w:p>
      <w:pPr>
        <w:pStyle w:val="Heading2"/>
        <w:spacing w:before="280" w:after="120"/>
        <w:rPr/>
      </w:pPr>
      <w:r>
        <w:rPr/>
        <w:t>4.10  Response Manager  (response_manager.c)</w:t>
      </w:r>
    </w:p>
    <w:p>
      <w:pPr>
        <w:pStyle w:val="Normal"/>
        <w:spacing w:before="0" w:after="160"/>
        <w:rPr/>
      </w:pPr>
      <w:r>
        <w:rPr>
          <w:rFonts w:eastAsia="Calibri" w:cs="Calibri" w:ascii="Calibri" w:hAnsi="Calibri"/>
          <w:b w:val="false"/>
          <w:bCs w:val="false"/>
          <w:i w:val="false"/>
          <w:iCs w:val="false"/>
          <w:sz w:val="22"/>
          <w:szCs w:val="22"/>
        </w:rPr>
        <w:t>The last stop in the pipeline. Takes a populated ResponseObject and writes its body to Output_*/Error_* (matching status), then moves the original input file there alongside it - Processing_* is deliberately transient, not a permanent archive.</w:t>
      </w:r>
    </w:p>
    <w:p>
      <w:pPr>
        <w:pStyle w:val="Heading2"/>
        <w:spacing w:before="280" w:after="120"/>
        <w:rPr/>
      </w:pPr>
      <w:r>
        <w:rPr/>
        <w:t>4.11  Connection Pool  (</w:t>
      </w:r>
      <w:del w:id="8" w:author="Claude" w:date="2026-09-27T12:00:00Z">
        <w:r>
          <w:rPr/>
          <w:delText>OCI_</w:delText>
        </w:r>
      </w:del>
      <w:r>
        <w:rPr/>
        <w:t>Connection_Pool.c)</w:t>
      </w:r>
    </w:p>
    <w:p>
      <w:pPr>
        <w:pStyle w:val="Normal"/>
        <w:spacing w:before="0" w:after="160"/>
        <w:rPr/>
      </w:pPr>
      <w:r>
        <w:rPr>
          <w:rFonts w:eastAsia="Calibri" w:cs="Calibri" w:ascii="Calibri" w:hAnsi="Calibri"/>
          <w:b w:val="false"/>
          <w:bCs w:val="false"/>
          <w:i w:val="false"/>
          <w:iCs w:val="false"/>
          <w:sz w:val="22"/>
          <w:szCs w:val="22"/>
        </w:rPr>
        <w:t>Owns and hands out the OCI sessions every worker uses. Each pool slot has its own independent physical connection - its own OCIServerAttach() - rather than a session multiplexed onto one connection shared by every slot. That per-slot isolation is a deliberate fix, not the original design: a genuine ORA-03114 "not connected" cascade under real concurrent worker load was traced directly to the earlier shared-connection design, where multiple sessions doing concurrent I/O over one physical socket corrupted the connection for all of them simultaneously.</w:t>
      </w:r>
    </w:p>
    <w:p>
      <w:pPr>
        <w:pStyle w:val="Normal"/>
        <w:spacing w:before="0" w:after="160"/>
        <w:rPr/>
      </w:pPr>
      <w:r>
        <w:rPr>
          <w:rFonts w:eastAsia="Calibri" w:cs="Calibri" w:ascii="Calibri" w:hAnsi="Calibri"/>
          <w:b w:val="false"/>
          <w:bCs w:val="false"/>
          <w:i w:val="false"/>
          <w:iCs w:val="false"/>
          <w:sz w:val="22"/>
          <w:szCs w:val="22"/>
        </w:rPr>
        <w:t>Per-slot connections also made it safe to bound how long a call will wait for a response (OCI_ATTR_RECEIVE_TIMEOUT/SEND_TIMEOUT, set once per slot right after that slot's own OCIServerAttach()) - the same attributes had previously caused the exact cascade above when applied to one shared connection instead. Two further layers were added on top of per-slot connections this revision, both in direct response to real, observed failure modes rather than speculative hardening: server-status health checking with transparent reconnect (4.4) for a worker whose connection genuinely drops mid-run, and Contention Manager (4.1, 4.3, 4.12) for the row-lock contention that turned out to be the actual, most frequent cause of a connection dropping in the first place. Full investigation trail for all of this is in Oracle_Contention_Troubleshooting_Guide.docx.</w:t>
      </w:r>
    </w:p>
    <w:p>
      <w:pPr>
        <w:pStyle w:val="Heading2"/>
        <w:spacing w:before="280" w:after="120"/>
        <w:rPr/>
      </w:pPr>
      <w:r>
        <w:rPr/>
        <w:t>4.12  Session Manager Thread &amp; Session Touch Queue  (session_manager_runner.c, session_touch_queue.c)</w:t>
      </w:r>
    </w:p>
    <w:p>
      <w:pPr>
        <w:pStyle w:val="Normal"/>
        <w:spacing w:before="0" w:after="160"/>
        <w:rPr/>
      </w:pPr>
      <w:r>
        <w:rPr>
          <w:rFonts w:eastAsia="Calibri" w:cs="Calibri" w:ascii="Calibri" w:hAnsi="Calibri"/>
          <w:b w:val="false"/>
          <w:bCs w:val="false"/>
          <w:i w:val="false"/>
          <w:iCs w:val="false"/>
          <w:sz w:val="22"/>
          <w:szCs w:val="22"/>
        </w:rPr>
        <w:t>A single dedicated thread, started once alongside File Consumer and the worker pool, borrowing its own independent pooled session at startup exactly like a worker does. It drains a small, fire-and-forget queue of session_ids that workers enqueue after building a response (4.4), and for each one calls both session_touch() (cache refresh) and session_touch_db() (a real UPDATE persisting last_activity to the permanent OCI_SESSION table - see 5.1 for why this needed to be a genuinely separate function).</w:t>
      </w:r>
    </w:p>
    <w:p>
      <w:pPr>
        <w:pStyle w:val="Normal"/>
        <w:spacing w:before="0" w:after="160"/>
        <w:rPr/>
      </w:pPr>
      <w:r>
        <w:rPr>
          <w:rFonts w:eastAsia="Calibri" w:cs="Calibri" w:ascii="Calibri" w:hAnsi="Calibri"/>
          <w:b w:val="false"/>
          <w:bCs w:val="false"/>
          <w:i w:val="false"/>
          <w:iCs w:val="false"/>
          <w:sz w:val="22"/>
          <w:szCs w:val="22"/>
        </w:rPr>
        <w:t>The queue itself never blocks a worker: enqueue is non-blocking, and if it's ever full, the touch is simply dropped and logged rather than the worker waiting for room. A dropped touch has no correctness consequence beyond a slightly stale activity timestamp until the next successful one - a deliberately low-stakes trade-off, unlike a dropped request, which always produces a real error response instead of silently vanishing.</w:t>
      </w:r>
    </w:p>
    <w:p>
      <w:pPr>
        <w:pStyle w:val="Heading1"/>
        <w:spacing w:before="360" w:after="160"/>
        <w:rPr/>
      </w:pPr>
      <w:r>
        <w:rPr/>
        <w:t>5. Supporting Modules</w:t>
      </w:r>
    </w:p>
    <w:p>
      <w:pPr>
        <w:pStyle w:val="Normal"/>
        <w:spacing w:before="0" w:after="160"/>
        <w:rPr/>
      </w:pPr>
      <w:r>
        <w:rPr>
          <w:rFonts w:eastAsia="Calibri" w:cs="Calibri" w:ascii="Calibri" w:hAnsi="Calibri"/>
          <w:b w:val="false"/>
          <w:bCs w:val="false"/>
          <w:i w:val="false"/>
          <w:iCs w:val="false"/>
          <w:sz w:val="22"/>
          <w:szCs w:val="22"/>
        </w:rPr>
        <w:t>Used by the CRUD execute modules and the Dispatcher (Section 4), not part of the main request-routing path itself - shown as a supporting cluster in the architecture diagram rather than inline in the main flow.</w:t>
      </w:r>
    </w:p>
    <w:p>
      <w:pPr>
        <w:pStyle w:val="Heading2"/>
        <w:spacing w:before="280" w:after="120"/>
        <w:rPr/>
      </w:pPr>
      <w:r>
        <w:rPr/>
        <w:t>5.1  Session Manager  (</w:t>
      </w:r>
      <w:del w:id="9" w:author="Claude" w:date="2026-09-27T12:00:00Z">
        <w:r>
          <w:rPr/>
          <w:delText>OCI_</w:delText>
        </w:r>
      </w:del>
      <w:r>
        <w:rPr/>
        <w:t>Session_Manager.c)</w:t>
      </w:r>
    </w:p>
    <w:p>
      <w:pPr>
        <w:pStyle w:val="Normal"/>
        <w:spacing w:before="0" w:after="160"/>
        <w:rPr/>
      </w:pPr>
      <w:r>
        <w:rPr>
          <w:rFonts w:eastAsia="Calibri" w:cs="Calibri" w:ascii="Calibri" w:hAnsi="Calibri"/>
          <w:b w:val="false"/>
          <w:bCs w:val="false"/>
          <w:i w:val="false"/>
          <w:iCs w:val="false"/>
          <w:sz w:val="22"/>
          <w:szCs w:val="22"/>
        </w:rPr>
        <w:t>Manages a client's logical application-level session - distinct from both an Oracle DB session/OCI connection and a Transaction Manager transaction. Built out in three stages this revision, each independently proven under real load before the next was added:</w:t>
      </w:r>
    </w:p>
    <w:p>
      <w:pPr>
        <w:pStyle w:val="ListParagraph"/>
        <w:numPr>
          <w:ilvl w:val="0"/>
          <w:numId w:val="1"/>
        </w:numPr>
        <w:spacing w:before="0" w:after="80"/>
        <w:rPr/>
      </w:pPr>
      <w:r>
        <w:rPr>
          <w:rFonts w:eastAsia="Calibri" w:cs="Calibri" w:ascii="Calibri" w:hAnsi="Calibri"/>
          <w:sz w:val="22"/>
          <w:szCs w:val="22"/>
        </w:rPr>
        <w:t>Stage 1 - creation and stamping: File Consumer (4.1) holds one real session for its run, created via session_create() and stamped onto every request it builds, replacing what had been a permanent, unvalidated placeholder value.</w:t>
      </w:r>
    </w:p>
    <w:p>
      <w:pPr>
        <w:pStyle w:val="ListParagraph"/>
        <w:numPr>
          <w:ilvl w:val="0"/>
          <w:numId w:val="1"/>
        </w:numPr>
        <w:spacing w:before="0" w:after="80"/>
        <w:rPr/>
      </w:pPr>
      <w:r>
        <w:rPr>
          <w:rFonts w:eastAsia="Calibri" w:cs="Calibri" w:ascii="Calibri" w:hAnsi="Calibri"/>
          <w:sz w:val="22"/>
          <w:szCs w:val="22"/>
        </w:rPr>
        <w:t>Stage 2 - async activity tracking: session_touch() is a cache-only fast path, cheap enough to call inline; session_touch_db() genuinely hits the database and is deliberately only ever called off the critical path, by the Session Manager thread (4.12) draining its own queue. Splitting these into two functions - rather than one that sometimes does more work than the caller expects - is what keeps the request path's own timing predictable regardless of database latency.</w:t>
      </w:r>
    </w:p>
    <w:p>
      <w:pPr>
        <w:pStyle w:val="ListParagraph"/>
        <w:numPr>
          <w:ilvl w:val="0"/>
          <w:numId w:val="1"/>
        </w:numPr>
        <w:spacing w:before="0" w:after="80"/>
        <w:rPr/>
      </w:pPr>
      <w:r>
        <w:rPr>
          <w:rFonts w:eastAsia="Calibri" w:cs="Calibri" w:ascii="Calibri" w:hAnsi="Calibri"/>
          <w:sz w:val="22"/>
          <w:szCs w:val="22"/>
        </w:rPr>
        <w:t>Stage 3 - hard validation: dispatcher.c (4.5) checks a request's session against the cache before it reaches Level 2 or any CRUD module. Gated by session_validation_enabled (Section 8) - production runs with it on; UAT is expected to run with it off, since ad-hoc/fixture traffic often has no real session handshake; the same switch doubles as a disaster-recovery lever in production if session validation itself is ever what's blocking otherwise-legitimate traffic.</w:t>
      </w:r>
    </w:p>
    <w:p>
      <w:pPr>
        <w:pStyle w:val="Normal"/>
        <w:spacing w:before="0" w:after="160"/>
        <w:rPr/>
      </w:pPr>
      <w:r>
        <w:rPr>
          <w:rFonts w:eastAsia="Calibri" w:cs="Calibri" w:ascii="Calibri" w:hAnsi="Calibri"/>
          <w:b w:val="false"/>
          <w:bCs w:val="false"/>
          <w:i w:val="false"/>
          <w:iCs w:val="false"/>
          <w:sz w:val="22"/>
          <w:szCs w:val="22"/>
        </w:rPr>
        <w:t>session_reconcile_orphans() runs once at startup, before any request traffic is served, and closes out any session left ACTIVE with an elapsed TTL - the signature of a process that crashed or was killed without a clean session_end(). Session Manager's own activity-tracking work (Stage 2) directly improves the accuracy of this check over time: without it, a session that was genuinely active for its whole life, just never called session_end(), could be wrongly reconciled as an orphan on the next startup, since the permanent table's own last_activity would otherwise only ever be set once, at creation.</w:t>
      </w:r>
    </w:p>
    <w:p>
      <w:pPr>
        <w:pStyle w:val="Heading2"/>
        <w:spacing w:before="280" w:after="120"/>
        <w:rPr/>
      </w:pPr>
      <w:r>
        <w:rPr/>
        <w:t>5.2  Transaction Manager  (</w:t>
      </w:r>
      <w:del w:id="10" w:author="Claude" w:date="2026-09-27T12:00:00Z">
        <w:r>
          <w:rPr/>
          <w:delText>OCI_</w:delText>
        </w:r>
      </w:del>
      <w:r>
        <w:rPr/>
        <w:t>Transaction_Manager.c)</w:t>
      </w:r>
    </w:p>
    <w:p>
      <w:pPr>
        <w:pStyle w:val="Normal"/>
        <w:spacing w:before="0" w:after="160"/>
        <w:rPr/>
      </w:pPr>
      <w:r>
        <w:rPr>
          <w:rFonts w:eastAsia="Calibri" w:cs="Calibri" w:ascii="Calibri" w:hAnsi="Calibri"/>
          <w:b w:val="false"/>
          <w:bCs w:val="false"/>
          <w:i w:val="false"/>
          <w:iCs w:val="false"/>
          <w:sz w:val="22"/>
          <w:szCs w:val="22"/>
        </w:rPr>
        <w:t>Gives a client explicit control over transaction boundaries spanning multiple DML calls, on top of Oracle's manual-commit-by-default OCI behaviour. Because the same OCI session is reused for every call within one logical session, work issued between tx_begin() and tx_commit()/tx_rollback() belongs to the same Oracle transaction automatically. Commit retries (tx_max_retries/tx_retry_delay_ms) added 2026-09-22. Since 2026-09-23 the same retry mechanics are shared with the standalone (no managed transaction) commit path via oci_trans_commit_retry() - driver_oracle.c's oracle_commit() no longer has to fail immediately on a transient OCI error the way it used to.</w:t>
      </w:r>
    </w:p>
    <w:p>
      <w:pPr>
        <w:pStyle w:val="Heading2"/>
        <w:spacing w:before="280" w:after="120"/>
        <w:rPr/>
      </w:pPr>
      <w:r>
        <w:rPr/>
        <w:t>5.3  Audit Trail Manager  (</w:t>
      </w:r>
      <w:del w:id="11" w:author="Claude" w:date="2026-09-27T12:00:00Z">
        <w:r>
          <w:rPr/>
          <w:delText>OCI_</w:delText>
        </w:r>
      </w:del>
      <w:r>
        <w:rPr/>
        <w:t>Audit_Trail_Manager.c)</w:t>
      </w:r>
    </w:p>
    <w:p>
      <w:pPr>
        <w:pStyle w:val="Normal"/>
        <w:spacing w:before="0" w:after="160"/>
        <w:rPr/>
      </w:pPr>
      <w:r>
        <w:rPr>
          <w:rFonts w:eastAsia="Calibri" w:cs="Calibri" w:ascii="Calibri" w:hAnsi="Calibri"/>
          <w:b w:val="false"/>
          <w:bCs w:val="false"/>
          <w:i w:val="false"/>
          <w:iCs w:val="false"/>
          <w:sz w:val="22"/>
          <w:szCs w:val="22"/>
        </w:rPr>
        <w:t>Records one audit row per field for every INSERT, UPDATE, or DELETE the application layer performs, using the same bulk-insert engine as ordinary business DML - which means audit rows share the caller's session and active transaction and commit or roll back atomically together with the business data they describe.</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4C8C4A"/>
              <w:left w:val="single" w:sz="16" w:space="0" w:color="4C8C4A"/>
              <w:bottom w:val="single" w:sz="4" w:space="0" w:color="4C8C4A"/>
              <w:right w:val="single" w:sz="4" w:space="0" w:color="4C8C4A"/>
            </w:tcBorders>
            <w:shd w:fill="E8F5E9" w:val="clear"/>
          </w:tcPr>
          <w:p>
            <w:pPr>
              <w:pStyle w:val="Normal"/>
              <w:spacing w:before="0" w:after="60"/>
              <w:rPr/>
            </w:pPr>
            <w:r>
              <w:rPr>
                <w:rFonts w:eastAsia="Calibri" w:cs="Calibri" w:ascii="Calibri" w:hAnsi="Calibri"/>
                <w:b/>
                <w:bCs/>
                <w:sz w:val="22"/>
                <w:szCs w:val="22"/>
              </w:rPr>
              <w:t>Full audit trail</w:t>
            </w:r>
          </w:p>
          <w:p>
            <w:pPr>
              <w:pStyle w:val="Normal"/>
              <w:spacing w:before="0" w:after="0"/>
              <w:rPr/>
            </w:pPr>
            <w:r>
              <w:rPr>
                <w:rFonts w:eastAsia="Calibri" w:cs="Calibri" w:ascii="Calibri" w:hAnsi="Calibri"/>
                <w:sz w:val="22"/>
                <w:szCs w:val="22"/>
              </w:rPr>
              <w:t>Between the Audit Trail Manager and the Response Envelope's own error_code/error_text detail preserved at both the per-operation and per-request level, the system supports a full audit trail: every field change is recorded per-row, and every response - success or failure - carries enough detail to reconstruct what was attempted and what happened, not just whether it worked.</w:t>
            </w:r>
          </w:p>
        </w:tc>
      </w:tr>
    </w:tbl>
    <w:p>
      <w:pPr>
        <w:pStyle w:val="Heading1"/>
        <w:spacing w:before="360" w:after="160"/>
        <w:rPr/>
      </w:pPr>
      <w:r>
        <w:rPr/>
        <w:t>6. Request &amp; Response Formats</w:t>
      </w:r>
    </w:p>
    <w:p>
      <w:pPr>
        <w:pStyle w:val="Normal"/>
        <w:spacing w:before="0" w:after="160"/>
        <w:rPr/>
      </w:pPr>
      <w:r>
        <w:rPr>
          <w:rFonts w:eastAsia="Calibri" w:cs="Calibri" w:ascii="Calibri" w:hAnsi="Calibri"/>
          <w:b w:val="false"/>
          <w:bCs w:val="false"/>
          <w:i w:val="false"/>
          <w:iCs w:val="false"/>
          <w:sz w:val="22"/>
          <w:szCs w:val="22"/>
        </w:rPr>
        <w:t>Both XML and JSON are fully supported, symmetrically, for every operation type. A request's format is detected from its content by Level 1 (4.6), not from its filename or source directory.</w:t>
      </w:r>
    </w:p>
    <w:p>
      <w:pPr>
        <w:pStyle w:val="Normal"/>
        <w:spacing w:before="0" w:after="160"/>
        <w:rPr/>
      </w:pPr>
      <w:r>
        <w:rPr>
          <w:rFonts w:eastAsia="Calibri" w:cs="Calibri" w:ascii="Calibri" w:hAnsi="Calibri"/>
          <w:b w:val="false"/>
          <w:bCs w:val="false"/>
          <w:i w:val="false"/>
          <w:iCs w:val="false"/>
          <w:sz w:val="22"/>
          <w:szCs w:val="22"/>
        </w:rPr>
        <w:t>The transform point - where an XML or JSON request stops being format-specific and becomes one thing - is Level 1 parsing itself. Every module from Level 2 onward, including all five CRUD execute modules and Contention Manager's own classifier, works exclusively with those structures or the raw payload text directly, and none of it has format-specific branching logic.</w:t>
      </w:r>
    </w:p>
    <w:p>
      <w:pPr>
        <w:pStyle w:val="Normal"/>
        <w:spacing w:before="0" w:after="160"/>
        <w:rPr/>
      </w:pPr>
      <w:r>
        <w:rPr>
          <w:rFonts w:eastAsia="Calibri" w:cs="Calibri" w:ascii="Calibri" w:hAnsi="Calibri"/>
          <w:b w:val="false"/>
          <w:bCs w:val="false"/>
          <w:i w:val="false"/>
          <w:iCs w:val="false"/>
          <w:sz w:val="22"/>
          <w:szCs w:val="22"/>
        </w:rPr>
        <w:t>Response format is independent of request format and is driven by the source_format recorded on the request: a JSON request gets a JSON response, an XML request gets an XML response.</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4472A8"/>
              <w:left w:val="single" w:sz="16" w:space="0" w:color="4472A8"/>
              <w:bottom w:val="single" w:sz="4" w:space="0" w:color="4472A8"/>
              <w:right w:val="single" w:sz="4" w:space="0" w:color="4472A8"/>
            </w:tcBorders>
            <w:shd w:fill="EAF2FB" w:val="clear"/>
          </w:tcPr>
          <w:p>
            <w:pPr>
              <w:pStyle w:val="Normal"/>
              <w:spacing w:before="0" w:after="60"/>
              <w:rPr/>
            </w:pPr>
            <w:r>
              <w:rPr>
                <w:rFonts w:eastAsia="Calibri" w:cs="Calibri" w:ascii="Calibri" w:hAnsi="Calibri"/>
                <w:b/>
                <w:bCs/>
                <w:sz w:val="22"/>
                <w:szCs w:val="22"/>
              </w:rPr>
              <w:t>Reference - not repeated here</w:t>
            </w:r>
          </w:p>
          <w:p>
            <w:pPr>
              <w:pStyle w:val="Normal"/>
              <w:spacing w:before="0" w:after="0"/>
              <w:rPr/>
            </w:pPr>
            <w:r>
              <w:rPr>
                <w:rFonts w:eastAsia="Calibri" w:cs="Calibri" w:ascii="Calibri" w:hAnsi="Calibri"/>
                <w:sz w:val="22"/>
                <w:szCs w:val="22"/>
              </w:rPr>
              <w:t>Full field-by-field request and response definitions for every operation type, including worked XML examples, exact struct field lists, and the response envelope's own precise shape, are in Data_Manager_Request_Definitions.docx. Not repeated here.</w:t>
            </w:r>
          </w:p>
        </w:tc>
      </w:tr>
    </w:tbl>
    <w:p>
      <w:pPr>
        <w:pStyle w:val="Heading1"/>
        <w:spacing w:before="360" w:after="160"/>
        <w:rPr/>
      </w:pPr>
      <w:r>
        <w:rPr/>
        <w:t>7. File Processing Lifecycle</w:t>
      </w:r>
    </w:p>
    <w:p>
      <w:pPr>
        <w:pStyle w:val="Normal"/>
        <w:spacing w:before="0" w:after="160"/>
        <w:rPr/>
      </w:pPr>
      <w:r>
        <w:rPr>
          <w:rFonts w:eastAsia="Calibri" w:cs="Calibri" w:ascii="Calibri" w:hAnsi="Calibri"/>
          <w:b w:val="false"/>
          <w:bCs w:val="false"/>
          <w:i w:val="false"/>
          <w:iCs w:val="false"/>
          <w:sz w:val="22"/>
          <w:szCs w:val="22"/>
        </w:rPr>
        <w:t>A file's journey through four possible directories per format (XML and JSON each have their own complete set):</w:t>
      </w:r>
    </w:p>
    <w:tbl>
      <w:tblPr>
        <w:tblW w:w="5000" w:type="pct"/>
        <w:jc w:val="left"/>
        <w:tblInd w:w="0" w:type="dxa"/>
        <w:tblLayout w:type="fixed"/>
        <w:tblCellMar>
          <w:top w:w="120" w:type="dxa"/>
          <w:left w:w="160" w:type="dxa"/>
          <w:bottom w:w="120" w:type="dxa"/>
          <w:right w:w="16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2F2F2" w:val="clear"/>
          </w:tcPr>
          <w:p>
            <w:pPr>
              <w:pStyle w:val="Normal"/>
              <w:spacing w:lineRule="auto" w:line="262" w:before="0" w:after="0"/>
              <w:rPr/>
            </w:pPr>
            <w:r>
              <w:rPr>
                <w:rFonts w:eastAsia="Consolas" w:cs="Consolas" w:ascii="Consolas" w:hAnsi="Consolas"/>
                <w:sz w:val="19"/>
                <w:szCs w:val="19"/>
              </w:rPr>
              <w:t>Input_XML/          &lt;- request file dropped here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File Consumer reads payload, classifies (Contention</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Manager, if enabled), enqueues</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v</w:t>
            </w:r>
          </w:p>
          <w:p>
            <w:pPr>
              <w:pStyle w:val="Normal"/>
              <w:spacing w:lineRule="auto" w:line="262" w:before="0" w:after="0"/>
              <w:rPr/>
            </w:pPr>
            <w:r>
              <w:rPr>
                <w:rFonts w:eastAsia="Consolas" w:cs="Consolas" w:ascii="Consolas" w:hAnsi="Consolas"/>
                <w:sz w:val="19"/>
                <w:szCs w:val="19"/>
              </w:rPr>
              <w:t>Processing_XML/     &lt;- moves here ONLY if enqueue succeeded</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(queue-full/read-failure: straight</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to Error_XML/ instead)</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 worker dispatches, gets a real PASS or FAIL result</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v</w:t>
            </w:r>
          </w:p>
          <w:p>
            <w:pPr>
              <w:pStyle w:val="Normal"/>
              <w:spacing w:lineRule="auto" w:line="262" w:before="0" w:after="0"/>
              <w:rPr/>
            </w:pPr>
            <w:r>
              <w:rPr>
                <w:rFonts w:eastAsia="Consolas" w:cs="Consolas" w:ascii="Consolas" w:hAnsi="Consolas"/>
                <w:sz w:val="19"/>
                <w:szCs w:val="19"/>
              </w:rPr>
              <w:t>Output_XML/ (PASS)          Error_XML/ (FAIL)</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&lt;name&gt;                      &lt;name&gt;       &lt;- original file</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&lt;name&gt;.response.xml         &lt;name&gt;.response.xml</w:t>
            </w:r>
          </w:p>
          <w:p>
            <w:pPr>
              <w:pStyle w:val="Normal"/>
              <w:spacing w:lineRule="auto" w:line="262" w:before="0" w:after="0"/>
              <w:rPr/>
            </w:pPr>
            <w:r>
              <w:rPr>
                <w:rFonts w:eastAsia="Consolas" w:cs="Consolas" w:ascii="Consolas" w:hAnsi="Consolas"/>
                <w:sz w:val="19"/>
                <w:szCs w:val="19"/>
              </w:rPr>
              <w:t xml:space="preserve">                                 </w:t>
            </w:r>
            <w:r>
              <w:rPr>
                <w:rFonts w:eastAsia="Consolas" w:cs="Consolas" w:ascii="Consolas" w:hAnsi="Consolas"/>
                <w:sz w:val="19"/>
                <w:szCs w:val="19"/>
              </w:rPr>
              <w:t>&lt;- real response/error body</w:t>
            </w:r>
          </w:p>
        </w:tc>
      </w:tr>
    </w:tbl>
    <w:p>
      <w:pPr>
        <w:pStyle w:val="Normal"/>
        <w:spacing w:before="0" w:after="160"/>
        <w:rPr/>
      </w:pPr>
      <w:r>
        <w:rPr>
          <w:rFonts w:eastAsia="Calibri" w:cs="Calibri" w:ascii="Calibri" w:hAnsi="Calibri"/>
          <w:b w:val="false"/>
          <w:bCs w:val="false"/>
          <w:i w:val="false"/>
          <w:iCs w:val="false"/>
          <w:sz w:val="22"/>
          <w:szCs w:val="22"/>
        </w:rPr>
        <w:t>Processing_* is deliberately transient - by design, a clean run ends with it empty. Every file that starts in Input_* ends up in exactly one of Output_*/Error_*, alongside a response file that always contains real content - including, now, a distinct SESSION_NOT_FOUND/SESSION_INVALID error for a request that failed session validation, with the same clear, specific shape as every other rejection reason in this pipeline.</w:t>
      </w:r>
    </w:p>
    <w:p>
      <w:pPr>
        <w:pStyle w:val="Heading1"/>
        <w:spacing w:before="360" w:after="160"/>
        <w:rPr/>
      </w:pPr>
      <w:r>
        <w:rPr/>
        <w:t>8. Configuration Overview</w:t>
      </w:r>
    </w:p>
    <w:p>
      <w:pPr>
        <w:pStyle w:val="Normal"/>
        <w:spacing w:before="0" w:after="160"/>
        <w:rPr/>
      </w:pPr>
      <w:r>
        <w:rPr>
          <w:rFonts w:eastAsia="Calibri" w:cs="Calibri" w:ascii="Calibri" w:hAnsi="Calibri"/>
          <w:b w:val="false"/>
          <w:bCs w:val="false"/>
          <w:i w:val="false"/>
          <w:iCs w:val="false"/>
          <w:sz w:val="22"/>
          <w:szCs w:val="22"/>
        </w:rPr>
        <w:t>Two files, both validated the same way: every key either file expects is checked at startup, and the process refuses to start with a clear, itemised list of anything missing - deliberately fail-closed rather than silently falling back to defaults for anything actually required. This applies to every key mentioned below, including ones with a listed default - the default is what the error message suggests, not something the process silently uses if the key is absent.</w:t>
      </w:r>
    </w:p>
    <w:p>
      <w:pPr>
        <w:pStyle w:val="Heading3"/>
        <w:spacing w:before="220" w:after="100"/>
        <w:rPr/>
      </w:pPr>
      <w:r>
        <w:rPr>
          <w:b/>
          <w:bCs/>
        </w:rPr>
        <w:t>config.ini - additions this revision</w:t>
      </w:r>
    </w:p>
    <w:p>
      <w:pPr>
        <w:pStyle w:val="ListParagraph"/>
        <w:numPr>
          <w:ilvl w:val="0"/>
          <w:numId w:val="1"/>
        </w:numPr>
        <w:spacing w:before="0" w:after="80"/>
        <w:rPr/>
      </w:pPr>
      <w:r>
        <w:rPr>
          <w:rFonts w:eastAsia="Calibri" w:cs="Calibri" w:ascii="Calibri" w:hAnsi="Calibri"/>
          <w:sz w:val="22"/>
          <w:szCs w:val="22"/>
        </w:rPr>
        <w:t>session_validation_enabled (0/1) - gates Stage 3's hard rejection behaviour; session creation and tracking (Stages 1-2) are unaffected by this switch either way.</w:t>
      </w:r>
    </w:p>
    <w:p>
      <w:pPr>
        <w:pStyle w:val="ListParagraph"/>
        <w:numPr>
          <w:ilvl w:val="0"/>
          <w:numId w:val="1"/>
        </w:numPr>
        <w:spacing w:before="0" w:after="80"/>
        <w:rPr/>
      </w:pPr>
      <w:r>
        <w:rPr>
          <w:rFonts w:eastAsia="Calibri" w:cs="Calibri" w:ascii="Calibri" w:hAnsi="Calibri"/>
          <w:sz w:val="22"/>
          <w:szCs w:val="22"/>
        </w:rPr>
        <w:t>log_include_trace_context (0/1) - global switch for the sid=/txid= suffix logger_write() appends to every log line when the calling thread has an active session/transaction context set. Independent of, and in addition to, the per-worker [T%d] thread-ID labelling fix, which needed no config switch at all.</w:t>
      </w:r>
    </w:p>
    <w:p>
      <w:pPr>
        <w:pStyle w:val="Heading3"/>
        <w:spacing w:before="220" w:after="100"/>
        <w:rPr/>
      </w:pPr>
      <w:r>
        <w:rPr>
          <w:b/>
          <w:bCs/>
        </w:rPr>
        <w:t>consumer_file.ini - additions this revision</w:t>
      </w:r>
    </w:p>
    <w:p>
      <w:pPr>
        <w:pStyle w:val="ListParagraph"/>
        <w:numPr>
          <w:ilvl w:val="0"/>
          <w:numId w:val="1"/>
        </w:numPr>
        <w:spacing w:before="0" w:after="80"/>
        <w:rPr/>
      </w:pPr>
      <w:r>
        <w:rPr>
          <w:rFonts w:eastAsia="Calibri" w:cs="Calibri" w:ascii="Calibri" w:hAnsi="Calibri"/>
          <w:sz w:val="22"/>
          <w:szCs w:val="22"/>
        </w:rPr>
        <w:t>contention_manager.mode (off | single_write_queue) - a string setting, not a boolean; a value of 1 does not enable it, and fails silently rather than with an error if set that way (see Oracle_Contention_Troubleshooting_Guide.docx, 7.10, for exactly this happening).</w:t>
      </w:r>
    </w:p>
    <w:p>
      <w:pPr>
        <w:pStyle w:val="Normal"/>
        <w:spacing w:before="0" w:after="160"/>
        <w:rPr/>
      </w:pPr>
      <w:r>
        <w:rPr>
          <w:rFonts w:eastAsia="Calibri" w:cs="Calibri" w:ascii="Calibri" w:hAnsi="Calibri"/>
          <w:b w:val="false"/>
          <w:bCs w:val="false"/>
          <w:i w:val="false"/>
          <w:iCs w:val="false"/>
          <w:sz w:val="22"/>
          <w:szCs w:val="22"/>
        </w:rPr>
        <w:t>Both files' existing sections (database credentials, Connection Pool sizing/timeouts, dispatcher queue settings, per-subsystem logging, File Consumer directories) are unchanged from v1.0 of this document and not repeated here.</w:t>
      </w:r>
    </w:p>
    <w:p>
      <w:pPr>
        <w:pStyle w:val="Heading1"/>
        <w:spacing w:before="360" w:after="160"/>
        <w:rPr/>
      </w:pPr>
      <w:r>
        <w:rPr/>
        <w:t>9. Current Status</w:t>
      </w:r>
    </w:p>
    <w:p>
      <w:pPr>
        <w:pStyle w:val="Normal"/>
        <w:spacing w:before="0" w:after="160"/>
        <w:rPr/>
      </w:pPr>
      <w:r>
        <w:rPr>
          <w:rFonts w:eastAsia="Calibri" w:cs="Calibri" w:ascii="Calibri" w:hAnsi="Calibri"/>
          <w:b w:val="false"/>
          <w:bCs w:val="false"/>
          <w:i w:val="false"/>
          <w:iCs w:val="false"/>
          <w:sz w:val="22"/>
          <w:szCs w:val="22"/>
        </w:rPr>
        <w:t>File Consumer has been proven under genuinely adversarial concurrent load, not just functional load. Confirmed, in order, across this revision's work:</w:t>
      </w:r>
    </w:p>
    <w:p>
      <w:pPr>
        <w:pStyle w:val="ListParagraph"/>
        <w:numPr>
          <w:ilvl w:val="0"/>
          <w:numId w:val="1"/>
        </w:numPr>
        <w:spacing w:before="0" w:after="80"/>
        <w:rPr/>
      </w:pPr>
      <w:r>
        <w:rPr>
          <w:rFonts w:eastAsia="Calibri" w:cs="Calibri" w:ascii="Calibri" w:hAnsi="Calibri"/>
          <w:sz w:val="22"/>
          <w:szCs w:val="22"/>
        </w:rPr>
        <w:t>200+ requests processed cleanly in a single run, faster than the original 44-request single-threaded baseline, with no orphaned Oracle sessions or locks left behind.</w:t>
      </w:r>
    </w:p>
    <w:p>
      <w:pPr>
        <w:pStyle w:val="ListParagraph"/>
        <w:numPr>
          <w:ilvl w:val="0"/>
          <w:numId w:val="1"/>
        </w:numPr>
        <w:spacing w:before="0" w:after="80"/>
        <w:rPr/>
      </w:pPr>
      <w:r>
        <w:rPr>
          <w:rFonts w:eastAsia="Calibri" w:cs="Calibri" w:ascii="Calibri" w:hAnsi="Calibri"/>
          <w:sz w:val="22"/>
          <w:szCs w:val="22"/>
        </w:rPr>
        <w:t>A cross-session row-lock contention scenario - deliberately reproduced by concurrent workers repeatedly hitting a small, fixed set of keys - was root-caused all the way to individual wait events (enq: TX - row lock contention, up to 24.54 seconds observed) using a full Oracle-side trace, not inferred from symptoms.</w:t>
      </w:r>
    </w:p>
    <w:p>
      <w:pPr>
        <w:pStyle w:val="ListParagraph"/>
        <w:numPr>
          <w:ilvl w:val="0"/>
          <w:numId w:val="1"/>
        </w:numPr>
        <w:spacing w:before="0" w:after="80"/>
        <w:rPr/>
      </w:pPr>
      <w:r>
        <w:rPr>
          <w:rFonts w:eastAsia="Calibri" w:cs="Calibri" w:ascii="Calibri" w:hAnsi="Calibri"/>
          <w:sz w:val="22"/>
          <w:szCs w:val="22"/>
        </w:rPr>
        <w:t>Contention Manager's single-writer-queue routing was confirmed, across independent test runs, to reduce the resulting ORA-03114 disconnect rate to genuinely zero - not reduced, eliminated - while leaving every INSERT/UPDATE/DELETE correctly isolated to one worker with zero leakage, even at volumes exceeding 50 write operations in a single run.</w:t>
      </w:r>
    </w:p>
    <w:p>
      <w:pPr>
        <w:pStyle w:val="ListParagraph"/>
        <w:numPr>
          <w:ilvl w:val="0"/>
          <w:numId w:val="1"/>
        </w:numPr>
        <w:spacing w:before="0" w:after="80"/>
        <w:rPr/>
      </w:pPr>
      <w:r>
        <w:rPr>
          <w:rFonts w:eastAsia="Calibri" w:cs="Calibri" w:ascii="Calibri" w:hAnsi="Calibri"/>
          <w:sz w:val="22"/>
          <w:szCs w:val="22"/>
        </w:rPr>
        <w:t>Self-healing connection recovery was confirmed independently: 8 detected disconnects, 8 successful transparent reconnects, zero failed reconnect attempts, with genuine follow-up work confirmed succeeding on the newly-reconnected session afterward - not just the reconnect call itself succeeding.</w:t>
      </w:r>
    </w:p>
    <w:p>
      <w:pPr>
        <w:pStyle w:val="ListParagraph"/>
        <w:numPr>
          <w:ilvl w:val="0"/>
          <w:numId w:val="1"/>
        </w:numPr>
        <w:spacing w:before="0" w:after="80"/>
        <w:rPr/>
      </w:pPr>
      <w:r>
        <w:rPr>
          <w:rFonts w:eastAsia="Calibri" w:cs="Calibri" w:ascii="Calibri" w:hAnsi="Calibri"/>
          <w:sz w:val="22"/>
          <w:szCs w:val="22"/>
        </w:rPr>
        <w:t>Session Manager's three stages were each confirmed working end to end: a real, shared session_id appearing correctly across every worker's log lines; the permanent session table's own last_activity genuinely advancing mid-run, not just at creation; and a deliberately invalid session_id being cleanly rejected with SESSION_NOT_FOUND when validation is enabled.</w:t>
      </w:r>
    </w:p>
    <w:p>
      <w:pPr>
        <w:pStyle w:val="Normal"/>
        <w:spacing w:before="0" w:after="160"/>
        <w:rPr/>
      </w:pPr>
      <w:r>
        <w:rPr>
          <w:rFonts w:eastAsia="Calibri" w:cs="Calibri" w:ascii="Calibri" w:hAnsi="Calibri"/>
          <w:b w:val="false"/>
          <w:bCs w:val="false"/>
          <w:i w:val="false"/>
          <w:iCs w:val="false"/>
          <w:sz w:val="22"/>
          <w:szCs w:val="22"/>
        </w:rPr>
        <w:t>Known, deliberately deferred items: authentication (Data_Manager_Request_Definitions.docx), the least_busy dispatch algorithm, and key-based (as opposed to single-writer-queue) contention routing - see Section 2's own note on why the latter was decided against rather than left simply undone.</w:t>
      </w:r>
    </w:p>
    <w:p>
      <w:pPr>
        <w:pStyle w:val="Heading1"/>
        <w:spacing w:before="360" w:after="160"/>
        <w:rPr/>
      </w:pPr>
      <w:r>
        <w:rPr/>
        <w:t>10. Design Principles Confirmed by This Revision</w:t>
      </w:r>
    </w:p>
    <w:p>
      <w:pPr>
        <w:pStyle w:val="Normal"/>
        <w:spacing w:before="0" w:after="160"/>
        <w:rPr/>
      </w:pPr>
      <w:r>
        <w:rPr>
          <w:rFonts w:eastAsia="Calibri" w:cs="Calibri" w:ascii="Calibri" w:hAnsi="Calibri"/>
          <w:b w:val="false"/>
          <w:bCs w:val="false"/>
          <w:i w:val="false"/>
          <w:iCs w:val="false"/>
          <w:sz w:val="22"/>
          <w:szCs w:val="22"/>
        </w:rPr>
        <w:t>Worth stating explicitly, since they're now proven rather than merely intended, and are the principles a future HTTP or MQ consumer should inherit along with the code itself:</w:t>
      </w:r>
    </w:p>
    <w:p>
      <w:pPr>
        <w:pStyle w:val="ListParagraph"/>
        <w:numPr>
          <w:ilvl w:val="0"/>
          <w:numId w:val="1"/>
        </w:numPr>
        <w:spacing w:before="0" w:after="80"/>
        <w:rPr/>
      </w:pPr>
      <w:r>
        <w:rPr>
          <w:rFonts w:eastAsia="Calibri" w:cs="Calibri" w:ascii="Calibri" w:hAnsi="Calibri"/>
          <w:sz w:val="22"/>
          <w:szCs w:val="22"/>
        </w:rPr>
        <w:t>Nothing on the critical request path should ever be able to block on something non-essential - activity tracking (4.12), and originally metrics, are both structured as fire-and-forget queues specifically so a slow or contended secondary concern can never degrade the primary one.</w:t>
      </w:r>
    </w:p>
    <w:p>
      <w:pPr>
        <w:pStyle w:val="ListParagraph"/>
        <w:numPr>
          <w:ilvl w:val="0"/>
          <w:numId w:val="1"/>
        </w:numPr>
        <w:spacing w:before="0" w:after="80"/>
        <w:rPr/>
      </w:pPr>
      <w:r>
        <w:rPr>
          <w:rFonts w:eastAsia="Calibri" w:cs="Calibri" w:ascii="Calibri" w:hAnsi="Calibri"/>
          <w:sz w:val="22"/>
          <w:szCs w:val="22"/>
        </w:rPr>
        <w:t>A transient failure should degrade to a single retry-worthy error, never a silent, permanent loss of capacity - self-healing reconnect (4.4) exists because the alternative, discovered directly, was a worker that stayed broken for the rest of a process's life after one bad moment.</w:t>
      </w:r>
    </w:p>
    <w:p>
      <w:pPr>
        <w:pStyle w:val="ListParagraph"/>
        <w:numPr>
          <w:ilvl w:val="0"/>
          <w:numId w:val="1"/>
        </w:numPr>
        <w:spacing w:before="0" w:after="80"/>
        <w:rPr/>
      </w:pPr>
      <w:r>
        <w:rPr>
          <w:rFonts w:eastAsia="Calibri" w:cs="Calibri" w:ascii="Calibri" w:hAnsi="Calibri"/>
          <w:sz w:val="22"/>
          <w:szCs w:val="22"/>
        </w:rPr>
        <w:t>Contention is solved by not colliding, not by waiting better - Contention Manager (4.1, 4.3, 4.12) succeeded where a bounded timeout alone could not, because the timeout only changed how a collision failed, not whether it happened.</w:t>
      </w:r>
    </w:p>
    <w:p>
      <w:pPr>
        <w:pStyle w:val="ListParagraph"/>
        <w:numPr>
          <w:ilvl w:val="0"/>
          <w:numId w:val="1"/>
        </w:numPr>
        <w:spacing w:before="0" w:after="80"/>
        <w:rPr/>
      </w:pPr>
      <w:r>
        <w:rPr>
          <w:rFonts w:eastAsia="Calibri" w:cs="Calibri" w:ascii="Calibri" w:hAnsi="Calibri"/>
          <w:sz w:val="22"/>
          <w:szCs w:val="22"/>
        </w:rPr>
        <w:t>A fix is not confirmed until it's been tested against the specific failure it was meant to prevent, with before-and-after evidence - every item in Section 9 was confirmed this way, not assumed from the fix simply compiling and running without error.</w:t>
      </w:r>
    </w:p>
    <w:p>
      <w:pPr>
        <w:pStyle w:val="Heading1"/>
        <w:spacing w:before="360" w:after="160"/>
        <w:rPr/>
      </w:pPr>
      <w:r>
        <w:rPr/>
        <w:t>11. References</w:t>
      </w:r>
    </w:p>
    <w:p>
      <w:pPr>
        <w:pStyle w:val="ListParagraph"/>
        <w:numPr>
          <w:ilvl w:val="0"/>
          <w:numId w:val="1"/>
        </w:numPr>
        <w:spacing w:before="0" w:after="80"/>
        <w:rPr/>
      </w:pPr>
      <w:r>
        <w:rPr>
          <w:rFonts w:eastAsia="Calibri" w:cs="Calibri" w:ascii="Calibri" w:hAnsi="Calibri"/>
          <w:sz w:val="22"/>
          <w:szCs w:val="22"/>
        </w:rPr>
        <w:t>Data_Manager_Request_Definitions.docx - authoritative source for every request/response type, field-level shapes, the response envelope, and error reporting conventions.</w:t>
      </w:r>
    </w:p>
    <w:p>
      <w:pPr>
        <w:pStyle w:val="ListParagraph"/>
        <w:numPr>
          <w:ilvl w:val="0"/>
          <w:numId w:val="1"/>
        </w:numPr>
        <w:spacing w:before="0" w:after="80"/>
        <w:rPr/>
      </w:pPr>
      <w:r>
        <w:rPr>
          <w:rFonts w:eastAsia="Calibri" w:cs="Calibri" w:ascii="Calibri" w:hAnsi="Calibri"/>
          <w:sz w:val="22"/>
          <w:szCs w:val="22"/>
        </w:rPr>
        <w:t>Unit_Test_Module_Design_Specification.docx - startup self-test module architecture, test tiers, and the full test catalog.</w:t>
      </w:r>
    </w:p>
    <w:p>
      <w:pPr>
        <w:pStyle w:val="ListParagraph"/>
        <w:numPr>
          <w:ilvl w:val="0"/>
          <w:numId w:val="1"/>
        </w:numPr>
        <w:spacing w:before="0" w:after="80"/>
        <w:rPr/>
      </w:pPr>
      <w:r>
        <w:rPr>
          <w:rFonts w:eastAsia="Calibri" w:cs="Calibri" w:ascii="Calibri" w:hAnsi="Calibri"/>
          <w:sz w:val="22"/>
          <w:szCs w:val="22"/>
        </w:rPr>
        <w:t>Oracle_Contention_Troubleshooting_Guide.docx (v2.0) - live-incident-derived procedure for diagnosing Oracle-side contention/connection issues, a full worked example of Oracle-trace-vs-application-log comparison, and a running log of every root cause found to date, including everything summarised in Section 9 above.</w:t>
      </w:r>
    </w:p>
    <w:p>
      <w:pPr>
        <w:pStyle w:val="ListParagraph"/>
        <w:numPr>
          <w:ilvl w:val="0"/>
          <w:numId w:val="1"/>
        </w:numPr>
        <w:spacing w:before="0" w:after="80"/>
        <w:rPr/>
      </w:pPr>
      <w:r>
        <w:rPr>
          <w:rFonts w:eastAsia="Calibri" w:cs="Calibri" w:ascii="Calibri" w:hAnsi="Calibri"/>
          <w:sz w:val="22"/>
          <w:szCs w:val="22"/>
        </w:rPr>
        <w:t>File_Consumer_proposal_03_Aug.docx - the original architecture proposal and staged implementation plan this design was built from.</w:t>
      </w:r>
    </w:p>
    <w:p>
      <w:pPr>
        <w:pStyle w:val="ListParagraph"/>
        <w:numPr>
          <w:ilvl w:val="0"/>
          <w:numId w:val="1"/>
        </w:numPr>
        <w:spacing w:before="0" w:after="80"/>
        <w:rPr/>
      </w:pPr>
      <w:r>
        <w:rPr>
          <w:rFonts w:eastAsia="Calibri" w:cs="Calibri" w:ascii="Calibri" w:hAnsi="Calibri"/>
          <w:sz w:val="22"/>
          <w:szCs w:val="22"/>
        </w:rPr>
        <w:t>Session_Manager_Implementation_Plan.md - the staged plan Session Manager (4.12, 5.1) was actually built from, including the sequencing decision (activity-tracking before hard validation, not after) and the legacy-harness compatibility resolution.</w:t>
      </w:r>
    </w:p>
    <w:p>
      <w:pPr>
        <w:pStyle w:val="ListParagraph"/>
        <w:numPr>
          <w:ilvl w:val="0"/>
          <w:numId w:val="1"/>
        </w:numPr>
        <w:spacing w:before="0" w:after="80"/>
        <w:rPr/>
      </w:pPr>
      <w:r>
        <w:rPr>
          <w:rFonts w:eastAsia="Calibri" w:cs="Calibri" w:ascii="Calibri" w:hAnsi="Calibri"/>
          <w:sz w:val="22"/>
          <w:szCs w:val="22"/>
        </w:rPr>
        <w:t>File_Consumer_proposal_for_closure_08_Aug.docx - the closure proposal this revision, and the Oracle_Contention_Troubleshooting_Guide.docx v2.0 revision, were both produced from.</w:t>
      </w:r>
    </w:p>
    <w:p>
      <w:pPr>
        <w:pStyle w:val="Heading1"/>
        <w:spacing w:before="360" w:after="160"/>
        <w:rPr>
          <w:ins w:id="13" w:author="Claude" w:date="2026-09-27T12:00:00Z"/>
        </w:rPr>
      </w:pPr>
      <w:ins w:id="12" w:author="Claude" w:date="2026-09-27T12:00:00Z">
        <w:r>
          <w:rPr/>
          <w:t>12. Appendix - File Name Mapping (2026-09-27)</w:t>
        </w:r>
      </w:ins>
    </w:p>
    <w:p>
      <w:pPr>
        <w:pStyle w:val="Normal"/>
        <w:spacing w:before="0" w:after="160"/>
        <w:rPr/>
      </w:pPr>
      <w:ins w:id="14" w:author="Claude" w:date="2026-09-27T12:00:00Z">
        <w:r>
          <w:rPr/>
          <w:t>Every file this document refers to that was renamed on 2026-09-27, as part of the DataSol_Gateway rename. The references above already use the new names; this table exists so older logs, commit messages and archived copies of this document can still be matched up.</w:t>
        </w:r>
      </w:ins>
    </w:p>
    <w:tbl>
      <w:tblPr>
        <w:tblW w:w="9360" w:type="dxa"/>
        <w:jc w:val="left"/>
        <w:tblInd w:w="0" w:type="dxa"/>
        <w:tblLayout w:type="fixed"/>
        <w:tblCellMar>
          <w:top w:w="0" w:type="dxa"/>
          <w:left w:w="108" w:type="dxa"/>
          <w:bottom w:w="0" w:type="dxa"/>
          <w:right w:w="108" w:type="dxa"/>
        </w:tblCellMar>
      </w:tblPr>
      <w:tblGrid>
        <w:gridCol w:w="4680"/>
        <w:gridCol w:w="4679"/>
      </w:tblGrid>
      <w:tr>
        <w:trPr>
          <w:ins w:id="15" w:author="Claude" w:date="2026-09-27T12:00:00Z"/>
        </w:trPr>
        <w:tc>
          <w:tcPr>
            <w:tcW w:w="4680"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16" w:author="Claude" w:date="2026-09-27T12:00:00Z">
              <w:r>
                <w:rPr>
                  <w:b/>
                  <w:bCs/>
                  <w:i w:val="false"/>
                  <w:iCs w:val="false"/>
                </w:rPr>
                <w:t>Before (to 2026-09-24)</w:t>
              </w:r>
            </w:ins>
          </w:p>
        </w:tc>
        <w:tc>
          <w:tcPr>
            <w:tcW w:w="4679"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17" w:author="Claude" w:date="2026-09-27T12:00:00Z">
              <w:r>
                <w:rPr>
                  <w:b/>
                  <w:bCs/>
                  <w:i w:val="false"/>
                  <w:iCs w:val="false"/>
                </w:rPr>
                <w:t>After (from 2026-09-27)</w:t>
              </w:r>
            </w:ins>
          </w:p>
        </w:tc>
      </w:tr>
      <w:tr>
        <w:trPr>
          <w:ins w:id="18"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19" w:author="Claude" w:date="2026-09-27T12:00:00Z">
              <w:r>
                <w:rPr>
                  <w:rFonts w:eastAsia="Consolas" w:cs="Consolas" w:ascii="Consolas" w:hAnsi="Consolas"/>
                  <w:b w:val="false"/>
                  <w:bCs w:val="false"/>
                  <w:i w:val="false"/>
                  <w:iCs w:val="false"/>
                  <w:sz w:val="18"/>
                  <w:szCs w:val="18"/>
                </w:rPr>
                <w:t>OCI_Audit_Trail_Manager.c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20" w:author="Claude" w:date="2026-09-27T12:00:00Z">
              <w:r>
                <w:rPr>
                  <w:rFonts w:eastAsia="Consolas" w:cs="Consolas" w:ascii="Consolas" w:hAnsi="Consolas"/>
                  <w:b w:val="false"/>
                  <w:bCs w:val="false"/>
                  <w:i w:val="false"/>
                  <w:iCs w:val="false"/>
                  <w:sz w:val="18"/>
                  <w:szCs w:val="18"/>
                </w:rPr>
                <w:t>Audit_Trail_Manager.c / .h</w:t>
              </w:r>
            </w:ins>
          </w:p>
        </w:tc>
      </w:tr>
      <w:tr>
        <w:trPr>
          <w:ins w:id="21"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22" w:author="Claude" w:date="2026-09-27T12:00:00Z">
              <w:r>
                <w:rPr>
                  <w:rFonts w:eastAsia="Consolas" w:cs="Consolas" w:ascii="Consolas" w:hAnsi="Consolas"/>
                  <w:b w:val="false"/>
                  <w:bCs w:val="false"/>
                  <w:i w:val="false"/>
                  <w:iCs w:val="false"/>
                  <w:sz w:val="18"/>
                  <w:szCs w:val="18"/>
                </w:rPr>
                <w:t>OCI_Connection_Pool.c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23" w:author="Claude" w:date="2026-09-27T12:00:00Z">
              <w:r>
                <w:rPr>
                  <w:rFonts w:eastAsia="Consolas" w:cs="Consolas" w:ascii="Consolas" w:hAnsi="Consolas"/>
                  <w:b w:val="false"/>
                  <w:bCs w:val="false"/>
                  <w:i w:val="false"/>
                  <w:iCs w:val="false"/>
                  <w:sz w:val="18"/>
                  <w:szCs w:val="18"/>
                </w:rPr>
                <w:t>Connection_Pool.c / .h</w:t>
              </w:r>
            </w:ins>
          </w:p>
        </w:tc>
      </w:tr>
      <w:tr>
        <w:trPr>
          <w:ins w:id="24"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25" w:author="Claude" w:date="2026-09-27T12:00:00Z">
              <w:r>
                <w:rPr>
                  <w:rFonts w:eastAsia="Consolas" w:cs="Consolas" w:ascii="Consolas" w:hAnsi="Consolas"/>
                  <w:b w:val="false"/>
                  <w:bCs w:val="false"/>
                  <w:i w:val="false"/>
                  <w:iCs w:val="false"/>
                  <w:sz w:val="18"/>
                  <w:szCs w:val="18"/>
                </w:rPr>
                <w:t>OCI_Level1_Parser.c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26" w:author="Claude" w:date="2026-09-27T12:00:00Z">
              <w:r>
                <w:rPr>
                  <w:rFonts w:eastAsia="Consolas" w:cs="Consolas" w:ascii="Consolas" w:hAnsi="Consolas"/>
                  <w:b w:val="false"/>
                  <w:bCs w:val="false"/>
                  <w:i w:val="false"/>
                  <w:iCs w:val="false"/>
                  <w:sz w:val="18"/>
                  <w:szCs w:val="18"/>
                </w:rPr>
                <w:t>Level1_Parser.c / .h</w:t>
              </w:r>
            </w:ins>
          </w:p>
        </w:tc>
      </w:tr>
      <w:tr>
        <w:trPr>
          <w:ins w:id="27"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28" w:author="Claude" w:date="2026-09-27T12:00:00Z">
              <w:r>
                <w:rPr>
                  <w:rFonts w:eastAsia="Consolas" w:cs="Consolas" w:ascii="Consolas" w:hAnsi="Consolas"/>
                  <w:b w:val="false"/>
                  <w:bCs w:val="false"/>
                  <w:i w:val="false"/>
                  <w:iCs w:val="false"/>
                  <w:sz w:val="18"/>
                  <w:szCs w:val="18"/>
                </w:rPr>
                <w:t>OCI_Level2_Parser.c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29" w:author="Claude" w:date="2026-09-27T12:00:00Z">
              <w:r>
                <w:rPr>
                  <w:rFonts w:eastAsia="Consolas" w:cs="Consolas" w:ascii="Consolas" w:hAnsi="Consolas"/>
                  <w:b w:val="false"/>
                  <w:bCs w:val="false"/>
                  <w:i w:val="false"/>
                  <w:iCs w:val="false"/>
                  <w:sz w:val="18"/>
                  <w:szCs w:val="18"/>
                </w:rPr>
                <w:t>Level2_Parser.c / .h</w:t>
              </w:r>
            </w:ins>
          </w:p>
        </w:tc>
      </w:tr>
      <w:tr>
        <w:trPr>
          <w:ins w:id="30"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31" w:author="Claude" w:date="2026-09-27T12:00:00Z">
              <w:r>
                <w:rPr>
                  <w:rFonts w:eastAsia="Consolas" w:cs="Consolas" w:ascii="Consolas" w:hAnsi="Consolas"/>
                  <w:b w:val="false"/>
                  <w:bCs w:val="false"/>
                  <w:i w:val="false"/>
                  <w:iCs w:val="false"/>
                  <w:sz w:val="18"/>
                  <w:szCs w:val="18"/>
                </w:rPr>
                <w:t>OCI_Session_Manager.c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32" w:author="Claude" w:date="2026-09-27T12:00:00Z">
              <w:r>
                <w:rPr>
                  <w:rFonts w:eastAsia="Consolas" w:cs="Consolas" w:ascii="Consolas" w:hAnsi="Consolas"/>
                  <w:b w:val="false"/>
                  <w:bCs w:val="false"/>
                  <w:i w:val="false"/>
                  <w:iCs w:val="false"/>
                  <w:sz w:val="18"/>
                  <w:szCs w:val="18"/>
                </w:rPr>
                <w:t>Session_Manager.c / .h</w:t>
              </w:r>
            </w:ins>
          </w:p>
        </w:tc>
      </w:tr>
      <w:tr>
        <w:trPr>
          <w:ins w:id="33"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34" w:author="Claude" w:date="2026-09-27T12:00:00Z">
              <w:r>
                <w:rPr>
                  <w:rFonts w:eastAsia="Consolas" w:cs="Consolas" w:ascii="Consolas" w:hAnsi="Consolas"/>
                  <w:b w:val="false"/>
                  <w:bCs w:val="false"/>
                  <w:i w:val="false"/>
                  <w:iCs w:val="false"/>
                  <w:sz w:val="18"/>
                  <w:szCs w:val="18"/>
                </w:rPr>
                <w:t>OCI_Transaction_Manager.c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35" w:author="Claude" w:date="2026-09-27T12:00:00Z">
              <w:r>
                <w:rPr>
                  <w:rFonts w:eastAsia="Consolas" w:cs="Consolas" w:ascii="Consolas" w:hAnsi="Consolas"/>
                  <w:b w:val="false"/>
                  <w:bCs w:val="false"/>
                  <w:i w:val="false"/>
                  <w:iCs w:val="false"/>
                  <w:sz w:val="18"/>
                  <w:szCs w:val="18"/>
                </w:rPr>
                <w:t>Transaction_Manager.c / .h</w:t>
              </w:r>
            </w:ins>
          </w:p>
        </w:tc>
      </w:tr>
    </w:tbl>
    <w:p>
      <w:pPr>
        <w:pStyle w:val="Normal"/>
        <w:spacing w:before="0" w:after="160"/>
        <w:rPr/>
      </w:pPr>
      <w:ins w:id="36" w:author="Claude" w:date="2026-09-27T12:00:00Z">
        <w:r>
          <w:rPr/>
          <w:t>Project-wide mapping, the names deliberately left unchanged, and the files that are still Oracle-specific after the rename: db_driver_Interface_and_New_Driver_Guide.docx, Section 7.</w:t>
        </w:r>
      </w:ins>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revisionView w:insDel="0" w:formatting="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3</Pages>
  <Words>4297</Words>
  <Characters>25335</Characters>
  <CharactersWithSpaces>29635</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2026-08-08T22:46:01Z</dcterms:created>
  <dc:creator>Un-named</dc:creator>
  <dc:description/>
  <dc:language>en-US</dc:language>
  <cp:lastModifiedBy>Un-named</cp:lastModifiedBy>
  <dcterms:modified xsi:type="dcterms:W3CDTF">2026-08-08T22:46:01Z</dcterms:modified>
  <cp:revision>1</cp:revision>
  <dc:subject/>
  <dc:title/>
</cp:coreProperties>
</file>