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del w:id="0" w:author="Claude" w:date="2026-09-27T12:00:00Z">
        <w:r>
          <w:rPr/>
          <w:delText>Data Manager</w:delText>
        </w:r>
      </w:del>
      <w:ins w:id="1" w:author="Claude" w:date="2026-09-27T12:00:00Z">
        <w:r>
          <w:rPr/>
          <w:t>DataSol_Gateway</w:t>
        </w:r>
      </w:ins>
    </w:p>
    <w:p>
      <w:pPr>
        <w:pStyle w:val="Title"/>
        <w:spacing w:before="0" w:after="80"/>
        <w:rPr/>
      </w:pPr>
      <w:r>
        <w:rPr/>
        <w:t>CRUD Execute Modules</w:t>
      </w:r>
    </w:p>
    <w:p>
      <w:pPr>
        <w:pStyle w:val="Normal"/>
        <w:spacing w:before="0" w:after="40"/>
        <w:rPr/>
      </w:pPr>
      <w:r>
        <w:rPr>
          <w:i/>
          <w:iCs/>
          <w:sz w:val="26"/>
          <w:szCs w:val="26"/>
        </w:rPr>
        <w:t>Request / Response Field Reference</w:t>
      </w:r>
    </w:p>
    <w:p>
      <w:pPr>
        <w:pStyle w:val="Normal"/>
        <w:spacing w:before="0" w:after="20"/>
        <w:rPr/>
      </w:pPr>
      <w:del w:id="2" w:author="Claude" w:date="2026-09-27T12:00:00Z">
        <w:r>
          <w:rPr>
            <w:i/>
            <w:iCs/>
          </w:rPr>
          <w:delText>Version 1.0</w:delText>
        </w:r>
      </w:del>
      <w:ins w:id="3" w:author="Claude" w:date="2026-09-27T12:00:00Z">
        <w:r>
          <w:rPr>
            <w:i/>
            <w:iCs/>
          </w:rPr>
          <w:t>Version 1.1</w:t>
        </w:r>
      </w:ins>
    </w:p>
    <w:p>
      <w:pPr>
        <w:pStyle w:val="Normal"/>
        <w:spacing w:before="0" w:after="400"/>
        <w:rPr>
          <w:ins w:id="6" w:author="Claude" w:date="2026-09-27T12:00:00Z"/>
        </w:rPr>
      </w:pPr>
      <w:del w:id="4" w:author="Claude" w:date="2026-09-27T12:00:00Z">
        <w:r>
          <w:rPr>
            <w:i/>
            <w:iCs/>
          </w:rPr>
          <w:delText>2026-08-13</w:delText>
        </w:r>
      </w:del>
      <w:ins w:id="5" w:author="Claude" w:date="2026-09-27T12:00:00Z">
        <w:r>
          <w:rPr>
            <w:i/>
            <w:iCs/>
          </w:rPr>
          <w:t>2026-09-27  (supersedes v1.0, 2026-08-13)</w:t>
        </w:r>
      </w:ins>
    </w:p>
    <w:p>
      <w:pPr>
        <w:pStyle w:val="Normal"/>
        <w:spacing w:before="0" w:after="40"/>
        <w:rPr>
          <w:ins w:id="8" w:author="Claude" w:date="2026-09-27T12:00:00Z"/>
        </w:rPr>
      </w:pPr>
      <w:ins w:id="7" w:author="Claude" w:date="2026-09-27T12:00:00Z">
        <w:r>
          <w:rPr>
            <w:i/>
            <w:iCs/>
            <w:sz w:val="26"/>
            <w:szCs w:val="26"/>
          </w:rPr>
          <w:t>Revision note (v1.1,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The old-to-new mapping for every file this document mentions is in the appendix at the end; the full project-wide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ins>
    </w:p>
    <w:p>
      <w:pPr>
        <w:pStyle w:val="Heading1"/>
        <w:spacing w:before="320" w:after="120"/>
        <w:rPr/>
      </w:pPr>
      <w:r>
        <w:rPr/>
        <w:t>Purpose and Scope</w:t>
      </w:r>
    </w:p>
    <w:p>
      <w:pPr>
        <w:pStyle w:val="Normal"/>
        <w:spacing w:before="0" w:after="160"/>
        <w:rPr/>
      </w:pPr>
      <w:r>
        <w:rPr>
          <w:b w:val="false"/>
          <w:bCs w:val="false"/>
          <w:i w:val="false"/>
          <w:iCs w:val="false"/>
          <w:sz w:val="21"/>
          <w:szCs w:val="21"/>
        </w:rPr>
        <w:t>This document is the closing reference for the five CRUD execute modules - the layer that actually talks to Oracle once Level 1/Level 2 parsing has produced a validated request. It records, in one place, the request and response contract each module accepts and returns, so that stage can be signed off against a definite, written spec rather than left implicit in source.</w:t>
      </w:r>
    </w:p>
    <w:p>
      <w:pPr>
        <w:pStyle w:val="Normal"/>
        <w:spacing w:before="0" w:after="160"/>
        <w:rPr/>
      </w:pPr>
      <w:r>
        <w:rPr>
          <w:b w:val="false"/>
          <w:bCs w:val="false"/>
          <w:i w:val="false"/>
          <w:iCs w:val="false"/>
          <w:sz w:val="21"/>
          <w:szCs w:val="21"/>
        </w:rPr>
        <w:t>This is a field-reference companion to Data_Manager_Request_Definitions.docx, scoped specifically to the five execute modules rather than the full request envelope (GET_TEMPLATE, CREATE_SESSION and END_SESSION are out of scope here - see that document). Field shapes below are anchored directly against the current header files (</w:t>
      </w:r>
      <w:del w:id="9" w:author="Claude" w:date="2026-09-27T12:00:00Z">
        <w:r>
          <w:rPr>
            <w:b w:val="false"/>
            <w:bCs w:val="false"/>
            <w:i w:val="false"/>
            <w:iCs w:val="false"/>
            <w:sz w:val="21"/>
            <w:szCs w:val="21"/>
          </w:rPr>
          <w:delText>OCI_</w:delText>
        </w:r>
      </w:del>
      <w:r>
        <w:rPr>
          <w:b w:val="false"/>
          <w:bCs w:val="false"/>
          <w:i w:val="false"/>
          <w:iCs w:val="false"/>
          <w:sz w:val="21"/>
          <w:szCs w:val="21"/>
        </w:rPr>
        <w:t xml:space="preserve">Insert_Execute_Module.h, </w:t>
      </w:r>
      <w:del w:id="10" w:author="Claude" w:date="2026-09-27T12:00:00Z">
        <w:r>
          <w:rPr>
            <w:b w:val="false"/>
            <w:bCs w:val="false"/>
            <w:i w:val="false"/>
            <w:iCs w:val="false"/>
            <w:sz w:val="21"/>
            <w:szCs w:val="21"/>
          </w:rPr>
          <w:delText>OCI_</w:delText>
        </w:r>
      </w:del>
      <w:r>
        <w:rPr>
          <w:b w:val="false"/>
          <w:bCs w:val="false"/>
          <w:i w:val="false"/>
          <w:iCs w:val="false"/>
          <w:sz w:val="21"/>
          <w:szCs w:val="21"/>
        </w:rPr>
        <w:t xml:space="preserve">Update_Execute_Module.h, </w:t>
      </w:r>
      <w:del w:id="11" w:author="Claude" w:date="2026-09-27T12:00:00Z">
        <w:r>
          <w:rPr>
            <w:b w:val="false"/>
            <w:bCs w:val="false"/>
            <w:i w:val="false"/>
            <w:iCs w:val="false"/>
            <w:sz w:val="21"/>
            <w:szCs w:val="21"/>
          </w:rPr>
          <w:delText>OCI_</w:delText>
        </w:r>
      </w:del>
      <w:r>
        <w:rPr>
          <w:b w:val="false"/>
          <w:bCs w:val="false"/>
          <w:i w:val="false"/>
          <w:iCs w:val="false"/>
          <w:sz w:val="21"/>
          <w:szCs w:val="21"/>
        </w:rPr>
        <w:t xml:space="preserve">Delete_Execute_Module.h, </w:t>
      </w:r>
      <w:del w:id="12" w:author="Claude" w:date="2026-09-27T12:00:00Z">
        <w:r>
          <w:rPr>
            <w:b w:val="false"/>
            <w:bCs w:val="false"/>
            <w:i w:val="false"/>
            <w:iCs w:val="false"/>
            <w:sz w:val="21"/>
            <w:szCs w:val="21"/>
          </w:rPr>
          <w:delText>OCI_</w:delText>
        </w:r>
      </w:del>
      <w:r>
        <w:rPr>
          <w:b w:val="false"/>
          <w:bCs w:val="false"/>
          <w:i w:val="false"/>
          <w:iCs w:val="false"/>
          <w:sz w:val="21"/>
          <w:szCs w:val="21"/>
        </w:rPr>
        <w:t xml:space="preserve">Execute_Query_Batch_Module.h/.c, </w:t>
      </w:r>
      <w:del w:id="13" w:author="Claude" w:date="2026-09-27T12:00:00Z">
        <w:r>
          <w:rPr>
            <w:b w:val="false"/>
            <w:bCs w:val="false"/>
            <w:i w:val="false"/>
            <w:iCs w:val="false"/>
            <w:sz w:val="21"/>
            <w:szCs w:val="21"/>
          </w:rPr>
          <w:delText>OCI_</w:delText>
        </w:r>
      </w:del>
      <w:r>
        <w:rPr>
          <w:b w:val="false"/>
          <w:bCs w:val="false"/>
          <w:i w:val="false"/>
          <w:iCs w:val="false"/>
          <w:sz w:val="21"/>
          <w:szCs w:val="21"/>
        </w:rPr>
        <w:t>Execute_Procedure_Module.h) and the working XML/JSON fixtures already in use.</w:t>
      </w:r>
    </w:p>
    <w:p>
      <w:pPr>
        <w:pStyle w:val="Normal"/>
        <w:spacing w:before="0" w:after="160"/>
        <w:rPr/>
      </w:pPr>
      <w:r>
        <w:rPr>
          <w:b/>
          <w:bCs/>
          <w:i w:val="false"/>
          <w:iCs w:val="false"/>
          <w:sz w:val="21"/>
          <w:szCs w:val="21"/>
        </w:rPr>
        <w:t>Anything not described in this document is out of scope.</w:t>
      </w:r>
    </w:p>
    <w:p>
      <w:pPr>
        <w:pStyle w:val="Heading2"/>
        <w:spacing w:before="240" w:after="100"/>
        <w:rPr/>
      </w:pPr>
      <w:r>
        <w:rPr/>
        <w:t>Module Index</w:t>
      </w:r>
    </w:p>
    <w:tbl>
      <w:tblPr>
        <w:tblW w:w="9700" w:type="dxa"/>
        <w:jc w:val="left"/>
        <w:tblInd w:w="0" w:type="dxa"/>
        <w:tblLayout w:type="fixed"/>
        <w:tblCellMar>
          <w:top w:w="60" w:type="dxa"/>
          <w:left w:w="100" w:type="dxa"/>
          <w:bottom w:w="60" w:type="dxa"/>
          <w:right w:w="100" w:type="dxa"/>
        </w:tblCellMar>
      </w:tblPr>
      <w:tblGrid>
        <w:gridCol w:w="2597"/>
        <w:gridCol w:w="4300"/>
        <w:gridCol w:w="2803"/>
      </w:tblGrid>
      <w:tr>
        <w:trPr>
          <w:tblHeader w:val="true"/>
        </w:trPr>
        <w:tc>
          <w:tcPr>
            <w:tcW w:w="25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Module</w:t>
            </w:r>
          </w:p>
        </w:tc>
        <w:tc>
          <w:tcPr>
            <w:tcW w:w="43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Source Files</w:t>
            </w:r>
          </w:p>
        </w:tc>
        <w:tc>
          <w:tcPr>
            <w:tcW w:w="2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Status</w:t>
            </w:r>
          </w:p>
        </w:tc>
      </w:tr>
      <w:tr>
        <w:trPr/>
        <w:tc>
          <w:tcPr>
            <w:tcW w:w="2597"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SELECT (batch)</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del w:id="14" w:author="Claude" w:date="2026-09-27T12:00:00Z">
              <w:r>
                <w:rPr>
                  <w:rFonts w:eastAsia="Consolas" w:cs="Consolas" w:ascii="Consolas" w:hAnsi="Consolas"/>
                  <w:i w:val="false"/>
                  <w:iCs w:val="false"/>
                  <w:sz w:val="19"/>
                  <w:szCs w:val="19"/>
                </w:rPr>
                <w:delText>OCI_</w:delText>
              </w:r>
            </w:del>
            <w:r>
              <w:rPr>
                <w:rFonts w:eastAsia="Consolas" w:cs="Consolas" w:ascii="Consolas" w:hAnsi="Consolas"/>
                <w:i w:val="false"/>
                <w:iCs w:val="false"/>
                <w:sz w:val="19"/>
                <w:szCs w:val="19"/>
              </w:rPr>
              <w:t>Execute_Query_Batch_Module.c/.h</w:t>
            </w:r>
          </w:p>
        </w:tc>
        <w:tc>
          <w:tcPr>
            <w:tcW w:w="2803"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r>
        <w:trPr/>
        <w:tc>
          <w:tcPr>
            <w:tcW w:w="2597"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INSERT</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del w:id="15" w:author="Claude" w:date="2026-09-27T12:00:00Z">
              <w:r>
                <w:rPr>
                  <w:rFonts w:eastAsia="Consolas" w:cs="Consolas" w:ascii="Consolas" w:hAnsi="Consolas"/>
                  <w:i w:val="false"/>
                  <w:iCs w:val="false"/>
                  <w:sz w:val="19"/>
                  <w:szCs w:val="19"/>
                </w:rPr>
                <w:delText>OCI_</w:delText>
              </w:r>
            </w:del>
            <w:r>
              <w:rPr>
                <w:rFonts w:eastAsia="Consolas" w:cs="Consolas" w:ascii="Consolas" w:hAnsi="Consolas"/>
                <w:i w:val="false"/>
                <w:iCs w:val="false"/>
                <w:sz w:val="19"/>
                <w:szCs w:val="19"/>
              </w:rPr>
              <w:t>Insert_Execute_Module.c/.h</w:t>
            </w:r>
          </w:p>
        </w:tc>
        <w:tc>
          <w:tcPr>
            <w:tcW w:w="2803"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r>
        <w:trPr/>
        <w:tc>
          <w:tcPr>
            <w:tcW w:w="2597"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UPDATE</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del w:id="16" w:author="Claude" w:date="2026-09-27T12:00:00Z">
              <w:r>
                <w:rPr>
                  <w:rFonts w:eastAsia="Consolas" w:cs="Consolas" w:ascii="Consolas" w:hAnsi="Consolas"/>
                  <w:i w:val="false"/>
                  <w:iCs w:val="false"/>
                  <w:sz w:val="19"/>
                  <w:szCs w:val="19"/>
                </w:rPr>
                <w:delText>OCI_</w:delText>
              </w:r>
            </w:del>
            <w:r>
              <w:rPr>
                <w:rFonts w:eastAsia="Consolas" w:cs="Consolas" w:ascii="Consolas" w:hAnsi="Consolas"/>
                <w:i w:val="false"/>
                <w:iCs w:val="false"/>
                <w:sz w:val="19"/>
                <w:szCs w:val="19"/>
              </w:rPr>
              <w:t>Update_Execute_Module.c/.h</w:t>
            </w:r>
          </w:p>
        </w:tc>
        <w:tc>
          <w:tcPr>
            <w:tcW w:w="2803"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r>
        <w:trPr/>
        <w:tc>
          <w:tcPr>
            <w:tcW w:w="2597"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DELETE</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del w:id="17" w:author="Claude" w:date="2026-09-27T12:00:00Z">
              <w:r>
                <w:rPr>
                  <w:rFonts w:eastAsia="Consolas" w:cs="Consolas" w:ascii="Consolas" w:hAnsi="Consolas"/>
                  <w:i w:val="false"/>
                  <w:iCs w:val="false"/>
                  <w:sz w:val="19"/>
                  <w:szCs w:val="19"/>
                </w:rPr>
                <w:delText>OCI_</w:delText>
              </w:r>
            </w:del>
            <w:r>
              <w:rPr>
                <w:rFonts w:eastAsia="Consolas" w:cs="Consolas" w:ascii="Consolas" w:hAnsi="Consolas"/>
                <w:i w:val="false"/>
                <w:iCs w:val="false"/>
                <w:sz w:val="19"/>
                <w:szCs w:val="19"/>
              </w:rPr>
              <w:t>Delete_Execute_Module.c/.h</w:t>
            </w:r>
          </w:p>
        </w:tc>
        <w:tc>
          <w:tcPr>
            <w:tcW w:w="2803"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r>
        <w:trPr/>
        <w:tc>
          <w:tcPr>
            <w:tcW w:w="2597"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EXECUTE_PROCEDURE</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del w:id="18" w:author="Claude" w:date="2026-09-27T12:00:00Z">
              <w:r>
                <w:rPr>
                  <w:rFonts w:eastAsia="Consolas" w:cs="Consolas" w:ascii="Consolas" w:hAnsi="Consolas"/>
                  <w:i w:val="false"/>
                  <w:iCs w:val="false"/>
                  <w:sz w:val="19"/>
                  <w:szCs w:val="19"/>
                </w:rPr>
                <w:delText>OCI_</w:delText>
              </w:r>
            </w:del>
            <w:r>
              <w:rPr>
                <w:rFonts w:eastAsia="Consolas" w:cs="Consolas" w:ascii="Consolas" w:hAnsi="Consolas"/>
                <w:i w:val="false"/>
                <w:iCs w:val="false"/>
                <w:sz w:val="19"/>
                <w:szCs w:val="19"/>
              </w:rPr>
              <w:t>Execute_Procedure_Module.c/.h</w:t>
            </w:r>
          </w:p>
        </w:tc>
        <w:tc>
          <w:tcPr>
            <w:tcW w:w="2803"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bl>
    <w:p>
      <w:pPr>
        <w:pStyle w:val="Heading1"/>
        <w:spacing w:before="320" w:after="120"/>
        <w:rPr/>
      </w:pPr>
      <w:r>
        <w:rPr/>
        <w:t>Shared Response Shape - dml_response_t</w:t>
      </w:r>
    </w:p>
    <w:p>
      <w:pPr>
        <w:pStyle w:val="Normal"/>
        <w:spacing w:before="0" w:after="160"/>
        <w:rPr/>
      </w:pPr>
      <w:r>
        <w:rPr>
          <w:b w:val="false"/>
          <w:bCs w:val="false"/>
          <w:i w:val="false"/>
          <w:iCs w:val="false"/>
          <w:sz w:val="21"/>
          <w:szCs w:val="21"/>
        </w:rPr>
        <w:t>SELECT, INSERT, UPDATE and DELETE all return the same dml_response_t struct rather than four near-duplicate ones - anchored directly against real output_xml captured in metrics_Data_Manager.csv across all four operations, which turned out structurally near-identical. Each per-operation section below documents its request fields in full and refers back to this shared shape for the response.</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table_name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 for SELECT.</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 for SELECT.</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rows_affected</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rows_inserted / rows_updated / rows_deleted, or row count for SELECT.</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lobs_written</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INSERT/UPDATE only; 0 otherwise.</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lobs_extracted</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SELECT only; 0 otherwise.</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execution_time_seconds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double</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sql_query</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 *</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SELECT only.</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resultset_xml_fragment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 *</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SELECT only - the &lt;resultset&gt;...&lt;/resultset&gt; body produced by execute_query_batch(), reused as-is.</w:t>
            </w:r>
          </w:p>
        </w:tc>
      </w:tr>
    </w:tbl>
    <w:p>
      <w:pPr>
        <w:pStyle w:val="Normal"/>
        <w:spacing w:before="0" w:after="160"/>
        <w:rPr/>
      </w:pPr>
      <w:r>
        <w:rPr>
          <w:b w:val="false"/>
          <w:bCs w:val="false"/>
          <w:i/>
          <w:iCs/>
          <w:sz w:val="21"/>
          <w:szCs w:val="21"/>
        </w:rPr>
        <w:t>No WHERE-clause echo on the response. DELETE's output used to include one and UPDATE's didn't; per decision 2026-07-15, removed from DELETE for consistency - neither echoes it now.</w:t>
      </w:r>
    </w:p>
    <w:p>
      <w:pPr>
        <w:pStyle w:val="Heading1"/>
        <w:spacing w:before="320" w:after="120"/>
        <w:rPr/>
      </w:pPr>
      <w:r>
        <w:rPr/>
        <w:t>Date Handling - INSERT / UPDATE / DELETE</w:t>
      </w:r>
    </w:p>
    <w:p>
      <w:pPr>
        <w:pStyle w:val="Normal"/>
        <w:spacing w:before="0" w:after="160"/>
        <w:rPr/>
      </w:pPr>
      <w:r>
        <w:rPr>
          <w:b w:val="false"/>
          <w:bCs w:val="false"/>
          <w:i w:val="false"/>
          <w:iCs w:val="false"/>
          <w:sz w:val="21"/>
          <w:szCs w:val="21"/>
        </w:rPr>
        <w:t>The one canonical date/timestamp format across the project is ctx-&gt;ini-&gt;nls_date_format (config.ini) - DATE columns use it directly, TIMESTAMP columns append a ".FF6" fractional-seconds suffix. No hardcoded date literal exists anywhere in the codebase.</w:t>
      </w:r>
    </w:p>
    <w:p>
      <w:pPr>
        <w:pStyle w:val="Normal"/>
        <w:spacing w:before="0" w:after="160"/>
        <w:rPr/>
      </w:pPr>
      <w:r>
        <w:rPr>
          <w:b w:val="false"/>
          <w:bCs w:val="false"/>
          <w:i w:val="false"/>
          <w:iCs w:val="false"/>
          <w:sz w:val="21"/>
          <w:szCs w:val="21"/>
        </w:rPr>
        <w:t>client_date_format is an optional field on field_value_t (INSERT/UPDATE SET values) and where_key_t (UPDATE/DELETE WHERE keys) - the one deliberate exception to "the client never supplies metadata, the server resolves everything." If a client's date value isn't already in nls_date_format, it can declare what format it is in, e.g. &lt;client_date_format&gt;DD/MM/YYYY HH24:MI:SS&lt;/client_date_format&gt;.</w:t>
      </w:r>
    </w:p>
    <w:p>
      <w:pPr>
        <w:pStyle w:val="Normal"/>
        <w:spacing w:before="0" w:after="160"/>
        <w:rPr/>
      </w:pPr>
      <w:r>
        <w:rPr>
          <w:b w:val="false"/>
          <w:bCs w:val="false"/>
          <w:i w:val="false"/>
          <w:iCs w:val="false"/>
          <w:sz w:val="21"/>
          <w:szCs w:val="21"/>
        </w:rPr>
        <w:t>Validation happens the same way regardless of whether client_date_format is supplied: Level 2 validates every DATE/TIMESTAMP value via a live Oracle round-trip, using the declared format (or nls_date_format itself) as source. A value that doesn't match fails Level 2 validation with a clear error before it reaches the database. On success the value is normalized in place before the execute module ever sees it.</w:t>
      </w:r>
    </w:p>
    <w:p>
      <w:pPr>
        <w:pStyle w:val="Heading1"/>
        <w:spacing w:before="320" w:after="120"/>
        <w:rPr/>
      </w:pPr>
      <w:r>
        <w:rPr/>
        <w:t>SELECT</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 xml:space="preserve">execute_query_batch()  -  </w:t>
      </w:r>
      <w:del w:id="19" w:author="Claude" w:date="2026-09-27T12:00:00Z">
        <w:r>
          <w:rPr>
            <w:b w:val="false"/>
            <w:bCs w:val="false"/>
            <w:i/>
            <w:iCs/>
            <w:sz w:val="21"/>
            <w:szCs w:val="21"/>
          </w:rPr>
          <w:delText>OCI_</w:delText>
        </w:r>
      </w:del>
      <w:r>
        <w:rPr>
          <w:b w:val="false"/>
          <w:bCs w:val="false"/>
          <w:i/>
          <w:iCs/>
          <w:sz w:val="21"/>
          <w:szCs w:val="21"/>
        </w:rPr>
        <w:t>Execute_Query_Batch_Module.c / .h</w:t>
      </w:r>
    </w:p>
    <w:p>
      <w:pPr>
        <w:pStyle w:val="Heading2"/>
        <w:spacing w:before="240" w:after="100"/>
        <w:rPr/>
      </w:pPr>
      <w:r>
        <w:rPr/>
        <w:t>Purpose</w:t>
      </w:r>
    </w:p>
    <w:p>
      <w:pPr>
        <w:pStyle w:val="Normal"/>
        <w:spacing w:before="0" w:after="160"/>
        <w:rPr/>
      </w:pPr>
      <w:r>
        <w:rPr>
          <w:b w:val="false"/>
          <w:bCs w:val="false"/>
          <w:i w:val="false"/>
          <w:iCs w:val="false"/>
          <w:sz w:val="21"/>
          <w:szCs w:val="21"/>
        </w:rPr>
        <w:t>Execute a read-only query and return a resultset, using array-fetch (OCIStmtFetch2) rather than row-by-row fetching, including BLOB/CLOB extraction to disk where the query selects LOB columns.</w:t>
      </w:r>
    </w:p>
    <w:p>
      <w:pPr>
        <w:pStyle w:val="Heading2"/>
        <w:spacing w:before="240" w:after="100"/>
        <w:rPr/>
      </w:pPr>
      <w:r>
        <w:rPr/>
        <w:t>Implementation Notes</w:t>
      </w:r>
    </w:p>
    <w:p>
      <w:pPr>
        <w:pStyle w:val="ListParagraph"/>
        <w:numPr>
          <w:ilvl w:val="0"/>
          <w:numId w:val="37"/>
        </w:numPr>
        <w:spacing w:before="0" w:after="60"/>
        <w:rPr/>
      </w:pPr>
      <w:r>
        <w:rPr>
          <w:sz w:val="21"/>
          <w:szCs w:val="21"/>
        </w:rPr>
        <w:t>Fetches ctx-&gt;ini-&gt;query_fetch_batch_size rows per round-trip (bc.fetch_count), not one row at a time.</w:t>
      </w:r>
    </w:p>
    <w:p>
      <w:pPr>
        <w:pStyle w:val="ListParagraph"/>
        <w:numPr>
          <w:ilvl w:val="0"/>
          <w:numId w:val="38"/>
        </w:numPr>
        <w:spacing w:before="0" w:after="60"/>
        <w:rPr/>
      </w:pPr>
      <w:r>
        <w:rPr>
          <w:sz w:val="21"/>
          <w:szCs w:val="21"/>
        </w:rPr>
        <w:t>As of 2026-09-15, both the synchronous and asynchronous paths fetch through the same vendor-neutral driver interface (db_driver_t - db_driver.h/driver_oracle.c): select_open() (prepare, describe, first real execute), repeated select_fetch_batch() calls (one OCI round-trip's worth of rows per call), then select_close(). Before this, the vendor-specific OCI calls lived directly inline in this module; they now live behind the driver, chosen at startup via db_driver_get() - SQL Server or another vendor can be added as a second driver behind the same interface without this module changing.</w:t>
      </w:r>
    </w:p>
    <w:p>
      <w:pPr>
        <w:pStyle w:val="ListParagraph"/>
        <w:numPr>
          <w:ilvl w:val="0"/>
          <w:numId w:val="39"/>
        </w:numPr>
        <w:spacing w:before="0" w:after="60"/>
        <w:rPr/>
      </w:pPr>
      <w:r>
        <w:rPr>
          <w:sz w:val="21"/>
          <w:szCs w:val="21"/>
        </w:rPr>
        <w:t>record_count is checked against ctx-&gt;ini-&gt;query_max_record_count before the fetch loop starts; an over-limit query is not rejected outright - it returns the first N rows with &lt;truncated&gt;true&lt;/truncated&gt; set, and the underlying fetch SQL itself is bounded to match (not just the counted variable), so allocation and fetch stay in sync.</w:t>
      </w:r>
    </w:p>
    <w:p>
      <w:pPr>
        <w:pStyle w:val="ListParagraph"/>
        <w:numPr>
          <w:ilvl w:val="0"/>
          <w:numId w:val="40"/>
        </w:numPr>
        <w:spacing w:before="0" w:after="60"/>
        <w:rPr/>
      </w:pPr>
      <w:r>
        <w:rPr>
          <w:sz w:val="21"/>
          <w:szCs w:val="21"/>
        </w:rPr>
        <w:t>CLOB array-fetch restriction: OCI does not support array-fetch for CLOB columns, so fetch_count is forced to 1 whenever any CLOB column is present in the resultset.</w:t>
      </w:r>
    </w:p>
    <w:p>
      <w:pPr>
        <w:pStyle w:val="ListParagraph"/>
        <w:numPr>
          <w:ilvl w:val="0"/>
          <w:numId w:val="41"/>
        </w:numPr>
        <w:spacing w:before="0" w:after="60"/>
        <w:rPr/>
      </w:pPr>
      <w:r>
        <w:rPr>
          <w:sz w:val="21"/>
          <w:szCs w:val="21"/>
        </w:rPr>
        <w:t>BLOB/CLOB cells are written to disk during the fetch loop (not deferred), with file_name/file_path/file_url/file_size/mime_type carried in the resultset - not the raw bytes.</w:t>
      </w:r>
    </w:p>
    <w:p>
      <w:pPr>
        <w:pStyle w:val="ListParagraph"/>
        <w:numPr>
          <w:ilvl w:val="0"/>
          <w:numId w:val="42"/>
        </w:numPr>
        <w:spacing w:before="0" w:after="60"/>
        <w:rPr/>
      </w:pPr>
      <w:r>
        <w:rPr>
          <w:sz w:val="21"/>
          <w:szCs w:val="21"/>
        </w:rPr>
        <w:t>Column metadata comes from get_multi_metadata() (</w:t>
      </w:r>
      <w:del w:id="20" w:author="Claude" w:date="2026-09-27T12:00:00Z">
        <w:r>
          <w:rPr>
            <w:sz w:val="21"/>
            <w:szCs w:val="21"/>
          </w:rPr>
          <w:delText>OCI_</w:delText>
        </w:r>
      </w:del>
      <w:r>
        <w:rPr>
          <w:sz w:val="21"/>
          <w:szCs w:val="21"/>
        </w:rPr>
        <w:t>Table_Metadata_Module.c), called internally by the driver's select_open() - covers single-table and multi-table/JOIN queries alike, including SELECT * wildcard reconciliation against the SQL dependency parser's own column-name needs.</w:t>
      </w:r>
    </w:p>
    <w:p>
      <w:pPr>
        <w:pStyle w:val="ListParagraph"/>
        <w:numPr>
          <w:ilvl w:val="0"/>
          <w:numId w:val="43"/>
        </w:numPr>
        <w:spacing w:before="0" w:after="60"/>
        <w:rPr/>
      </w:pPr>
      <w:r>
        <w:rPr>
          <w:sz w:val="21"/>
          <w:szCs w:val="21"/>
        </w:rPr>
        <w:t>Builds a format-agnostic resultset_t in parallel with response_write_xml()/response_write_json(), so the same fetch produces either wire format without re-executing.</w:t>
      </w:r>
    </w:p>
    <w:p>
      <w:pPr>
        <w:pStyle w:val="Heading2"/>
        <w:spacing w:before="240" w:after="100"/>
        <w:rPr/>
      </w:pPr>
      <w:r>
        <w:rPr/>
        <w:t>Request Fields (select_request_t)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sql</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char[4096]</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Validated SQL text, post Level 2 / SQL dependency parsing.</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max_rows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0 = defaults to ctx-&gt;ini-&gt;query_max_record_count.</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fetch_batch_size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0 = defaults to ctx-&gt;ini-&gt;query_fetch_batch_size.</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include_column_names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1 = include column names in the resultset (Level 1 default).</w:t>
            </w:r>
          </w:p>
        </w:tc>
      </w:tr>
    </w:tbl>
    <w:p>
      <w:pPr>
        <w:pStyle w:val="Heading2"/>
        <w:spacing w:before="240" w:after="100"/>
        <w:rPr/>
      </w:pPr>
      <w:r>
        <w:rPr/>
        <w:t>Response Fields</w:t>
      </w:r>
    </w:p>
    <w:p>
      <w:pPr>
        <w:pStyle w:val="Normal"/>
        <w:spacing w:before="0" w:after="160"/>
        <w:rPr/>
      </w:pPr>
      <w:r>
        <w:rPr>
          <w:b w:val="false"/>
          <w:bCs w:val="false"/>
          <w:i w:val="false"/>
          <w:iCs w:val="false"/>
          <w:sz w:val="21"/>
          <w:szCs w:val="21"/>
        </w:rPr>
        <w:t>dml_response_t - see Shared Response Shape above. table_name/owner/lobs_written are not applicable; sql_query and resultset_xml_fragment are populated; rows_affected holds the row count.</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&lt;external_audit_id&gt;audit_stub_select_2&lt;/external_audit_id&gt;</w:t>
        <w:br/>
        <w:t xml:space="preserve">  &lt;session_id&gt;-&lt;/session_id&gt;</w:t>
        <w:br/>
        <w:t xml:space="preserve">  &lt;transaction required="1"&gt;</w:t>
        <w:br/>
        <w:t xml:space="preserve">    &lt;operation type="SELECT"&gt;</w:t>
        <w:br/>
        <w:t xml:space="preserve">      &lt;sql&gt;SELECT * FROM OCI_FIELD_TEST&lt;/sql&gt;</w:t>
        <w:br/>
        <w:t xml:space="preserve">    &lt;/operation&gt;</w:t>
        <w:br/>
        <w:t xml:space="preserve">  &lt;/transaction&gt;</w:t>
        <w:br/>
        <w:t>&lt;/request&gt;</w:t>
      </w:r>
    </w:p>
    <w:p>
      <w:pPr>
        <w:pStyle w:val="Heading2"/>
        <w:spacing w:before="240" w:after="100"/>
        <w:rPr/>
      </w:pPr>
      <w:r>
        <w:rPr/>
        <w:t>Async Request Fields</w:t>
      </w:r>
    </w:p>
    <w:p>
      <w:pPr>
        <w:pStyle w:val="Normal"/>
        <w:spacing w:before="0" w:after="160"/>
        <w:rPr/>
      </w:pPr>
      <w:r>
        <w:rPr/>
        <w:t>Implemented 2026-09-15 (previously deferred - see Stage Closure). Both fields live on the same &lt;operation type="SELECT"&gt; element as &lt;sql&gt;, not as a separate request type.</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execute_async</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int (bool)</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1 = deliver the response via async_call_back_url instead of the synchronous response body. Must be the sole operation in its transaction - Level 2 rejects a request combining execute_async with any other operation.</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async_call_back_url</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char[512]</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Required when execute_async=1. Must be non-empty and https:// - Level 2 rejects the request outright otherwise.</w:t>
            </w:r>
          </w:p>
        </w:tc>
      </w:tr>
    </w:tbl>
    <w:p>
      <w:pPr>
        <w:pStyle w:val="Normal"/>
        <w:spacing w:before="0" w:after="160"/>
        <w:rPr/>
      </w:pPr>
      <w:r>
        <w:rPr/>
        <w:t>JSON uses the same two keys on the operation object: “execute_async”: true, “async_call_back_url”: “https://...”.</w:t>
      </w:r>
    </w:p>
    <w:p>
      <w:pPr>
        <w:pStyle w:val="Heading2"/>
        <w:spacing w:before="240" w:after="100"/>
        <w:rPr/>
      </w:pPr>
      <w:r>
        <w:rPr/>
        <w:t>Async Response Shape</w:t>
      </w:r>
    </w:p>
    <w:p>
      <w:pPr>
        <w:pStyle w:val="Normal"/>
        <w:spacing w:before="0" w:after="160"/>
        <w:rPr/>
      </w:pPr>
      <w:r>
        <w:rPr/>
        <w:t>Not dml_response_t. One HTTP callback per batch is POSTed to async_call_back_url, in the request's own format (XML or JSON, mirroring however the request itself arrived - see dispatcher.c). Each batch is self-contained; only the final batch carries the whole-query summary fields.</w:t>
      </w:r>
    </w:p>
    <w:tbl>
      <w:tblPr>
        <w:tblW w:w="9700" w:type="dxa"/>
        <w:jc w:val="left"/>
        <w:tblInd w:w="0" w:type="dxa"/>
        <w:tblLayout w:type="fixed"/>
        <w:tblCellMar>
          <w:top w:w="60" w:type="dxa"/>
          <w:left w:w="100" w:type="dxa"/>
          <w:bottom w:w="60" w:type="dxa"/>
          <w:right w:w="100" w:type="dxa"/>
        </w:tblCellMar>
      </w:tblPr>
      <w:tblGrid>
        <w:gridCol w:w="2000"/>
        <w:gridCol w:w="2000"/>
        <w:gridCol w:w="5700"/>
      </w:tblGrid>
      <w:tr>
        <w:trPr>
          <w:tblHeader w:val="true"/>
        </w:trPr>
        <w:tc>
          <w:tcPr>
            <w:tcW w:w="20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20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Present on</w:t>
            </w:r>
          </w:p>
        </w:tc>
        <w:tc>
          <w:tcPr>
            <w:tcW w:w="57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batch_number</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1-based, increments per callback.</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final</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true only on the last batch for this query.</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blobs_extracted</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This batch's count only, not a running total.</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clobs_extracted</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This batch's count only, not a running total.</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num_rows</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final batch only</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Whole-query total, not this batch's row count.</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execution_time_total</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final batch only</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Seconds, wall-clock from just before the first real execute to this final batch.</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truncated</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final batch only</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Same meaning as the sync path's &lt;truncated&gt; - whether query_max_record_count capped the result.</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This batch's rows only, batch-relative row numbering (restarts at 1 each batch) - same resultset_xml_fragment/response_write_json shape the sync path uses, just scoped to one batch.</w:t>
            </w:r>
          </w:p>
        </w:tc>
      </w:tr>
    </w:tbl>
    <w:p>
      <w:pPr>
        <w:pStyle w:val="Normal"/>
        <w:spacing w:before="0" w:after="160"/>
        <w:rPr/>
      </w:pPr>
      <w:r>
        <w:rPr>
          <w:i/>
          <w:iCs/>
        </w:rPr>
        <w:t>A query returning zero rows under execute_async delivers no callback at all - the fetch loop's first call already reports zero rows fetched, so the per-batch delivery code is never reached. Not a bug - there is nothing to deliver.</w:t>
      </w:r>
    </w:p>
    <w:p>
      <w:pPr>
        <w:pStyle w:val="Heading2"/>
        <w:spacing w:before="240" w:after="100"/>
        <w:rPr/>
      </w:pPr>
      <w:r>
        <w:rPr/>
        <w:t>Example Request (XML) - async</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&lt;external_audit_id&gt;audit_stub_select_async_1&lt;/external_audit_id&gt;</w:t>
        <w:br/>
        <w:t xml:space="preserve">  &lt;session_id&gt;-&lt;/session_id&gt;</w:t>
        <w:br/>
        <w:t xml:space="preserve">  &lt;transaction required="0"&gt;</w:t>
        <w:br/>
        <w:t xml:space="preserve">    &lt;operation type="SELECT"&gt;</w:t>
        <w:br/>
        <w:t xml:space="preserve">      &lt;sql&gt;SELECT NUMBER_COL, VARCHAR2_COL, BLOB_COL, CLOB_COL FROM OCI_FIELD_TEST WHERE NUMBER_COL IN (901, 902)&lt;/sql&gt;</w:t>
        <w:br/>
        <w:t xml:space="preserve">      &lt;execute_async&gt;1&lt;/execute_async&gt;</w:t>
        <w:br/>
        <w:t xml:space="preserve">      &lt;async_call_back_url&gt;https://webhook.example.com/callback&lt;/async_call_back_url&gt;</w:t>
        <w:br/>
        <w:t xml:space="preserve">    &lt;/operation&gt;</w:t>
        <w:br/>
        <w:t xml:space="preserve">  &lt;/transaction&gt;</w:t>
        <w:br/>
        <w:t>&lt;/request&gt;</w:t>
      </w:r>
    </w:p>
    <w:p>
      <w:pPr>
        <w:pStyle w:val="Heading1"/>
        <w:spacing w:before="320" w:after="120"/>
        <w:rPr/>
      </w:pPr>
      <w:r>
        <w:rPr/>
        <w:t>INSERT</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 xml:space="preserve">execute_insert_batch()  -  </w:t>
      </w:r>
      <w:del w:id="21" w:author="Claude" w:date="2026-09-27T12:00:00Z">
        <w:r>
          <w:rPr>
            <w:b w:val="false"/>
            <w:bCs w:val="false"/>
            <w:i/>
            <w:iCs/>
            <w:sz w:val="21"/>
            <w:szCs w:val="21"/>
          </w:rPr>
          <w:delText>OCI_</w:delText>
        </w:r>
      </w:del>
      <w:r>
        <w:rPr>
          <w:b w:val="false"/>
          <w:bCs w:val="false"/>
          <w:i/>
          <w:iCs/>
          <w:sz w:val="21"/>
          <w:szCs w:val="21"/>
        </w:rPr>
        <w:t>Insert_Execute_Module.c / .h</w:t>
      </w:r>
    </w:p>
    <w:p>
      <w:pPr>
        <w:pStyle w:val="Heading2"/>
        <w:spacing w:before="240" w:after="100"/>
        <w:rPr/>
      </w:pPr>
      <w:r>
        <w:rPr/>
        <w:t>Purpose</w:t>
      </w:r>
    </w:p>
    <w:p>
      <w:pPr>
        <w:pStyle w:val="Normal"/>
        <w:spacing w:before="0" w:after="160"/>
        <w:rPr/>
      </w:pPr>
      <w:r>
        <w:rPr>
          <w:b w:val="false"/>
          <w:bCs w:val="false"/>
          <w:i w:val="false"/>
          <w:iCs w:val="false"/>
          <w:sz w:val="21"/>
          <w:szCs w:val="21"/>
        </w:rPr>
        <w:t>Insert one or more rows into a table in a single bulk/array-bind batch. row_count is capped by ctx-&gt;ini-&gt;max_bulk_inserts (500 by default) - Level 2 validation rejects an over-limit request early, ahead of this module's own defense-in-depth check.</w:t>
      </w:r>
    </w:p>
    <w:p>
      <w:pPr>
        <w:pStyle w:val="Heading2"/>
        <w:spacing w:before="240" w:after="100"/>
        <w:rPr/>
      </w:pPr>
      <w:r>
        <w:rPr/>
        <w:t>Implementation Notes</w:t>
      </w:r>
    </w:p>
    <w:p>
      <w:pPr>
        <w:pStyle w:val="ListParagraph"/>
        <w:numPr>
          <w:ilvl w:val="0"/>
          <w:numId w:val="44"/>
        </w:numPr>
        <w:spacing w:before="0" w:after="60"/>
        <w:rPr/>
      </w:pPr>
      <w:r>
        <w:rPr>
          <w:sz w:val="21"/>
          <w:szCs w:val="21"/>
        </w:rPr>
        <w:t>level2_validate_insert() is called internally as this function's own first step, not just trusted to have already run in the caller - so the internal audit-trail insert (</w:t>
      </w:r>
      <w:del w:id="22" w:author="Claude" w:date="2026-09-27T12:00:00Z">
        <w:r>
          <w:rPr>
            <w:sz w:val="21"/>
            <w:szCs w:val="21"/>
          </w:rPr>
          <w:delText>OCI_</w:delText>
        </w:r>
      </w:del>
      <w:r>
        <w:rPr>
          <w:sz w:val="21"/>
          <w:szCs w:val="21"/>
        </w:rPr>
        <w:t>Audit_Trail_Manager.c calls execute_insert_batch() directly, bypassing the client-facing dispatcher) gets identical validation for free.</w:t>
      </w:r>
    </w:p>
    <w:p>
      <w:pPr>
        <w:pStyle w:val="ListParagraph"/>
        <w:numPr>
          <w:ilvl w:val="0"/>
          <w:numId w:val="45"/>
        </w:numPr>
        <w:spacing w:before="0" w:after="60"/>
        <w:rPr/>
      </w:pPr>
      <w:r>
        <w:rPr>
          <w:sz w:val="21"/>
          <w:szCs w:val="21"/>
        </w:rPr>
        <w:t xml:space="preserve">As of 2026-09-20, INSERT's execute path runs through the same vendor-neutral driver interface SELECT/DELETE/UPDATE use (db_driver_t - dml_execute_returning_rowids()/rowid_result_free()/lob_write_by_rowid(), db_driver.h/driver_oracle.c). Unlike DELETE/UPDATE, row_count here can genuinely exceed 1 (a real batch, up to max_bulk_inserts) - db_dml_returning_request_t gained a row_count field specifically for this (added 2026-09-20), reading bind_values as a flat, row-major array of N distinct values per bind position rather than one value repeated across matched rows. The ROWID output itself uses a static array bind for row_count&gt;1, not the dynamic collector DELETE/UPDATE's own row_count&lt;=1 calls use - tried the dynamic mechanism here first, reasoning it should generalize to any row count; real testing showed it doesn't (the array insert itself always succeeded, but the dynamic callback only ever fired once), so this uses the same static-array approach </w:t>
      </w:r>
      <w:del w:id="23" w:author="Claude" w:date="2026-09-27T12:00:00Z">
        <w:r>
          <w:rPr>
            <w:sz w:val="21"/>
            <w:szCs w:val="21"/>
          </w:rPr>
          <w:delText>OCI_</w:delText>
        </w:r>
      </w:del>
      <w:r>
        <w:rPr>
          <w:sz w:val="21"/>
          <w:szCs w:val="21"/>
        </w:rPr>
        <w:t>Insert_Execute_Module.c's own real code already proved works for exactly this shape - see db_driver.h's own doc comment on db_dml_returning_request_t for the full account of what was tried and why it changed. lob_write_by_rowid() itself needed no changes at all - confirmed byte-for-byte identical against handle_blob_insert()/handle_clob_insert() before this pass ever started.</w:t>
      </w:r>
    </w:p>
    <w:p>
      <w:pPr>
        <w:pStyle w:val="ListParagraph"/>
        <w:numPr>
          <w:ilvl w:val="0"/>
          <w:numId w:val="46"/>
        </w:numPr>
        <w:spacing w:before="0" w:after="60"/>
        <w:rPr/>
      </w:pPr>
      <w:r>
        <w:rPr>
          <w:sz w:val="21"/>
          <w:szCs w:val="21"/>
        </w:rPr>
        <w:t>BLOB/CLOB/NCLOB columns use EMPTY_BLOB()/EMPTY_CLOB() literals in the SQL, not a bind placeholder at all, with content written post-execute via SELECT FOR UPDATE - so LOB presence has no effect on the array bind at all. Correction 2026-09-20: this note previously said CLOB/NCLOB presence forces execute_count to 1, describing a restriction that applied to an older, temporary-LOB-bind approach - the code's own comment at the point execute_count is set already said otherwise ("No temporary LOB binds so the array bind restriction no longer applies"), confirmed directly against real code rather than left standing. A genuine multi-row batch with LOB columns is proven correct end to end - see the driver-abstraction bullet above and, for the original bug this exact scenario was about, execute_insert_batch()'s own 2026-08-25 fix.</w:t>
      </w:r>
    </w:p>
    <w:p>
      <w:pPr>
        <w:pStyle w:val="ListParagraph"/>
        <w:numPr>
          <w:ilvl w:val="0"/>
          <w:numId w:val="47"/>
        </w:numPr>
        <w:spacing w:before="0" w:after="60"/>
        <w:rPr/>
      </w:pPr>
      <w:r>
        <w:rPr>
          <w:sz w:val="21"/>
          <w:szCs w:val="21"/>
        </w:rPr>
        <w:t>BLOB input value is a file path (or empty for EMPTY_BLOB()); CLOB input value is inline text, or "file://&lt;path&gt;" for a file (or empty for EMPTY_CLOB()).</w:t>
      </w:r>
    </w:p>
    <w:p>
      <w:pPr>
        <w:pStyle w:val="ListParagraph"/>
        <w:numPr>
          <w:ilvl w:val="0"/>
          <w:numId w:val="48"/>
        </w:numPr>
        <w:spacing w:before="0" w:after="60"/>
        <w:rPr/>
      </w:pPr>
      <w:r>
        <w:rPr>
          <w:sz w:val="21"/>
          <w:szCs w:val="21"/>
        </w:rPr>
        <w:t>On success, Oracle's OCITransCommit fires automatically when no managed transaction is active on the session - same atomicity model shared by every CRUD execute module. [Confirmed true as of 2026-09-23. Was silently false for standalone (transaction_required=0) Insert/Update/Delete calls from 2026-07-26 to 2026-09-23 - begin_standalone_tx_if_needed()'s side effect of setting ctx-&gt;active_tx for audit-ID purposes made these calls wrongly skip their own commit; see db_driver_Interface_and_New_Driver_Guide.docx's Section 6 for the full account.]</w:t>
      </w:r>
    </w:p>
    <w:p>
      <w:pPr>
        <w:pStyle w:val="Heading2"/>
        <w:spacing w:before="240" w:after="100"/>
        <w:rPr/>
      </w:pPr>
      <w:r>
        <w:rPr/>
        <w:t>Request Fields (insert_request_t)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table_name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row_count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Capped by ctx-&gt;ini-&gt;max_bulk_inserts.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rows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insert_row_t[]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One entry per row.</w:t>
            </w:r>
          </w:p>
        </w:tc>
      </w:tr>
    </w:tbl>
    <w:p>
      <w:pPr>
        <w:pStyle w:val="Heading3"/>
        <w:spacing w:before="200" w:after="80"/>
        <w:rPr/>
      </w:pPr>
      <w:r>
        <w:rPr/>
        <w:t>insert_row_t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field_count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field_value_t[]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field_name + value pairs only - see note below.</w:t>
            </w:r>
          </w:p>
        </w:tc>
      </w:tr>
    </w:tbl>
    <w:p>
      <w:pPr>
        <w:pStyle w:val="Heading3"/>
        <w:spacing w:before="200" w:after="80"/>
        <w:rPr/>
      </w:pPr>
      <w:r>
        <w:rPr/>
        <w:t>field_value_t  (used on INSERT and UPDATE requests)</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value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char[4096]</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client_date_format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char[64]</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Optional. See Date Handling above. Empty means value is already in ctx-&gt;ini-&gt;nls_date_format.</w:t>
            </w:r>
          </w:p>
        </w:tc>
      </w:tr>
    </w:tbl>
    <w:p>
      <w:pPr>
        <w:pStyle w:val="Normal"/>
        <w:spacing w:before="0" w:after="160"/>
        <w:rPr/>
      </w:pPr>
      <w:r>
        <w:rPr>
          <w:b w:val="false"/>
          <w:bCs w:val="false"/>
          <w:i/>
          <w:iCs/>
          <w:sz w:val="21"/>
          <w:szCs w:val="21"/>
        </w:rPr>
        <w:t>field_value_t deliberately excludes field_type/length/precision/scale/nullable/default. The client has no authority over column metadata - it lives in the database and is already served by metadata_cache. Level 2 validation resolves the real metadata itself before executing.</w:t>
      </w:r>
    </w:p>
    <w:p>
      <w:pPr>
        <w:pStyle w:val="Heading2"/>
        <w:spacing w:before="240" w:after="100"/>
        <w:rPr/>
      </w:pPr>
      <w:r>
        <w:rPr/>
        <w:t>Response Fields</w:t>
      </w:r>
    </w:p>
    <w:p>
      <w:pPr>
        <w:pStyle w:val="Normal"/>
        <w:spacing w:before="0" w:after="160"/>
        <w:rPr/>
      </w:pPr>
      <w:r>
        <w:rPr>
          <w:b w:val="false"/>
          <w:bCs w:val="false"/>
          <w:i w:val="false"/>
          <w:iCs w:val="false"/>
          <w:sz w:val="21"/>
          <w:szCs w:val="21"/>
        </w:rPr>
        <w:t>dml_response_t - see Shared Response Shape above.</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&lt;external_audit_id&gt;audit_stub_insert_round_1&lt;/external_audit_id&gt;</w:t>
        <w:br/>
        <w:t xml:space="preserve">  &lt;session_id&gt;-&lt;/session_id&gt;</w:t>
        <w:br/>
        <w:t xml:space="preserve">  &lt;transaction required="1"&gt;</w:t>
        <w:br/>
        <w:t xml:space="preserve">    &lt;operation type="INSERT"&gt;</w:t>
        <w:br/>
        <w:t xml:space="preserve">      &lt;table_name&gt;OCI_FIELD_TEST&lt;/table_name&gt;</w:t>
        <w:br/>
        <w:t xml:space="preserve">      &lt;owner&gt;DATA_MANAGER&lt;/owner&gt;</w:t>
        <w:br/>
        <w:t xml:space="preserve">      &lt;row number="1"&gt;</w:t>
        <w:br/>
        <w:t xml:space="preserve">        &lt;field&gt;&lt;field_name&gt;NUMBER_COL&lt;/field_name&gt;&lt;value&gt;42&lt;/value&gt;&lt;/field&gt;</w:t>
        <w:br/>
        <w:t xml:space="preserve">        &lt;field&gt;&lt;field_name&gt;VARCHAR2_COL&lt;/field_name&gt;&lt;value&gt;Round 1 test row 1&lt;/value&gt;&lt;/field&gt;</w:t>
        <w:br/>
        <w:t xml:space="preserve">        &lt;field&gt;&lt;field_name&gt;DATE_COL&lt;/field_name&gt;&lt;value&gt;2026-05-20&lt;/value&gt;&lt;/field&gt;</w:t>
        <w:br/>
        <w:t xml:space="preserve">      &lt;/row&gt;</w:t>
        <w:br/>
        <w:t xml:space="preserve">    &lt;/operation&gt;</w:t>
        <w:br/>
        <w:t xml:space="preserve">  &lt;/transaction&gt;</w:t>
        <w:br/>
        <w:t>&lt;/request&gt;</w:t>
      </w:r>
    </w:p>
    <w:p>
      <w:pPr>
        <w:pStyle w:val="Heading1"/>
        <w:spacing w:before="320" w:after="120"/>
        <w:rPr/>
      </w:pPr>
      <w:r>
        <w:rPr/>
        <w:t>UPDATE</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 xml:space="preserve">execute_update_batch()  -  </w:t>
      </w:r>
      <w:del w:id="24" w:author="Claude" w:date="2026-09-27T12:00:00Z">
        <w:r>
          <w:rPr>
            <w:b w:val="false"/>
            <w:bCs w:val="false"/>
            <w:i/>
            <w:iCs/>
            <w:sz w:val="21"/>
            <w:szCs w:val="21"/>
          </w:rPr>
          <w:delText>OCI_</w:delText>
        </w:r>
      </w:del>
      <w:r>
        <w:rPr>
          <w:b w:val="false"/>
          <w:bCs w:val="false"/>
          <w:i/>
          <w:iCs/>
          <w:sz w:val="21"/>
          <w:szCs w:val="21"/>
        </w:rPr>
        <w:t>Update_Execute_Module.c / .h</w:t>
      </w:r>
    </w:p>
    <w:p>
      <w:pPr>
        <w:pStyle w:val="Heading2"/>
        <w:spacing w:before="240" w:after="100"/>
        <w:rPr/>
      </w:pPr>
      <w:r>
        <w:rPr/>
        <w:t>Purpose</w:t>
      </w:r>
    </w:p>
    <w:p>
      <w:pPr>
        <w:pStyle w:val="Normal"/>
        <w:spacing w:before="0" w:after="160"/>
        <w:rPr/>
      </w:pPr>
      <w:r>
        <w:rPr>
          <w:b w:val="false"/>
          <w:bCs w:val="false"/>
          <w:i w:val="false"/>
          <w:iCs w:val="false"/>
          <w:sz w:val="21"/>
          <w:szCs w:val="21"/>
        </w:rPr>
        <w:t>Update rows matching a WHERE clause. Uses field_value_t for the SET clause (same struct as INSERT) and where_key_t for the WHERE clause. An UPDATE has exactly one SET list applied to however many rows match - there is no per-row concept the way there is for INSERT, so the SET clause is a flat list under &lt;set&gt;, not a numbered &lt;row&gt;.</w:t>
      </w:r>
    </w:p>
    <w:p>
      <w:pPr>
        <w:pStyle w:val="Heading2"/>
        <w:spacing w:before="240" w:after="100"/>
        <w:rPr/>
      </w:pPr>
      <w:r>
        <w:rPr/>
        <w:t>Implementation Notes</w:t>
      </w:r>
    </w:p>
    <w:p>
      <w:pPr>
        <w:pStyle w:val="ListParagraph"/>
        <w:numPr>
          <w:ilvl w:val="0"/>
          <w:numId w:val="49"/>
        </w:numPr>
        <w:spacing w:before="0" w:after="60"/>
        <w:rPr/>
      </w:pPr>
      <w:r>
        <w:rPr>
          <w:sz w:val="21"/>
          <w:szCs w:val="21"/>
        </w:rPr>
        <w:t>level2_validate_update() is called internally as this function's own first step - same reasoning as execute_insert_batch().</w:t>
      </w:r>
    </w:p>
    <w:p>
      <w:pPr>
        <w:pStyle w:val="ListParagraph"/>
        <w:numPr>
          <w:ilvl w:val="0"/>
          <w:numId w:val="50"/>
        </w:numPr>
        <w:spacing w:before="0" w:after="60"/>
        <w:rPr/>
      </w:pPr>
      <w:r>
        <w:rPr>
          <w:sz w:val="21"/>
          <w:szCs w:val="21"/>
        </w:rPr>
        <w:t>As of 2026-09-19, UPDATE's execute path runs through the same vendor-neutral driver interface SELECT/DELETE use (db_driver_t - dml_execute_returning_rowids()/rowid_result_free()/lob_write_by_rowid(), db_driver.h/driver_oracle.c), not dml_execute() (DELETE's own simpler call) - confirmed directly against build_update_sql() that RETURNING ROWID INTO is unconditional in every UPDATE statement, not just when a LOB column is present, so every UPDATE genuinely goes through this one driver call; only whether the post-execute LOB-write loop runs afterward varies. dml_execute_returning_rowids()/lob_write_by_rowid() are themselves not UPDATE-specific - INSERT already uses the identical RETURNING ROWID + dynamic-collector pattern for its own LOB writes (same 2026-08-25 root cause), so both are designed to be reused as-is once INSERT gets its own driver pass, not rebuilt.</w:t>
      </w:r>
    </w:p>
    <w:p>
      <w:pPr>
        <w:pStyle w:val="ListParagraph"/>
        <w:numPr>
          <w:ilvl w:val="0"/>
          <w:numId w:val="51"/>
        </w:numPr>
        <w:spacing w:before="0" w:after="60"/>
        <w:rPr/>
      </w:pPr>
      <w:r>
        <w:rPr>
          <w:sz w:val="21"/>
          <w:szCs w:val="21"/>
        </w:rPr>
        <w:t>SQL is built as: UPDATE owner.table SET col1=:1, col2=:2, ... WHERE key1=:N, key2=:N+1, ...</w:t>
      </w:r>
    </w:p>
    <w:p>
      <w:pPr>
        <w:pStyle w:val="ListParagraph"/>
        <w:numPr>
          <w:ilvl w:val="0"/>
          <w:numId w:val="52"/>
        </w:numPr>
        <w:spacing w:before="0" w:after="60"/>
        <w:rPr/>
      </w:pPr>
      <w:r>
        <w:rPr>
          <w:sz w:val="21"/>
          <w:szCs w:val="21"/>
        </w:rPr>
        <w:t>BLOB/CLOB SET columns use the same EMPTY_BLOB()/EMPTY_CLOB() + SELECT FOR UPDATE pattern as INSERT; this only applies to SET columns, never to WHERE columns.</w:t>
      </w:r>
    </w:p>
    <w:p>
      <w:pPr>
        <w:pStyle w:val="ListParagraph"/>
        <w:numPr>
          <w:ilvl w:val="0"/>
          <w:numId w:val="53"/>
        </w:numPr>
        <w:spacing w:before="0" w:after="60"/>
        <w:rPr/>
      </w:pPr>
      <w:r>
        <w:rPr>
          <w:sz w:val="21"/>
          <w:szCs w:val="21"/>
        </w:rPr>
        <w:t>Bug fix (2026-09-19, found and closed during the driver abstraction pass): rows_affected in the response used to always report the bind-iteration count (always 1 for UPDATE - see build_update_ctx_from_request()'s own doc comment), not the real number of physical rows Oracle's own RETURNING clause reported as affected. Confirmed directly in this deployment's own data, both before and after the fix: a WHERE clause matching many rows (one confirmed case: 312 rows with a CLOB SET column, another: 244 rows with a scalar-only SET) used to report rows_affected=1 regardless; now reports the real count. The LOB-writing loop itself was never affected by this - it already used the correct count internally since 2026-08-27, genuinely writing LOB content to every matched row - only the value surfaced in the response and metrics.rows_affected was wrong.</w:t>
      </w:r>
    </w:p>
    <w:p>
      <w:pPr>
        <w:pStyle w:val="ListParagraph"/>
        <w:numPr>
          <w:ilvl w:val="0"/>
          <w:numId w:val="54"/>
        </w:numPr>
        <w:spacing w:before="0" w:after="60"/>
        <w:rPr/>
      </w:pPr>
      <w:r>
        <w:rPr>
          <w:sz w:val="21"/>
          <w:szCs w:val="21"/>
        </w:rPr>
        <w:t>Audit trail: a before-image SELECT (audit_trail_fetch_before_image()) captures old column values before the UPDATE executes; only columns that actually changed get an AUDIT_TRAIL row (audit_trail_insert_update() diffs old vs new).</w:t>
      </w:r>
    </w:p>
    <w:p>
      <w:pPr>
        <w:pStyle w:val="Heading2"/>
        <w:spacing w:before="240" w:after="100"/>
        <w:rPr/>
      </w:pPr>
      <w:r>
        <w:rPr/>
        <w:t>Request Fields (update_request_t)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table_name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key_count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where_key_t[]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WHERE clause - AND'd together.</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field_count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field_value_t[]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SET clause - see field_value_t under INSERT.</w:t>
            </w:r>
          </w:p>
        </w:tc>
      </w:tr>
    </w:tbl>
    <w:p>
      <w:pPr>
        <w:pStyle w:val="Heading3"/>
        <w:spacing w:before="200" w:after="80"/>
        <w:rPr/>
      </w:pPr>
      <w:r>
        <w:rPr/>
        <w:t>where_key_t  (used on UPDATE and DELETE requests)</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key_value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char[4096]</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client_date_format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char[64]</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Optional. See Date Handling above. Empty means key_value is already in ctx-&gt;ini-&gt;nls_date_format.</w:t>
            </w:r>
          </w:p>
        </w:tc>
      </w:tr>
    </w:tbl>
    <w:p>
      <w:pPr>
        <w:pStyle w:val="Normal"/>
        <w:spacing w:before="0" w:after="160"/>
        <w:rPr/>
      </w:pPr>
      <w:r>
        <w:rPr>
          <w:b w:val="false"/>
          <w:bCs w:val="false"/>
          <w:i/>
          <w:iCs/>
          <w:sz w:val="21"/>
          <w:szCs w:val="21"/>
        </w:rPr>
        <w:t>where_key_t deliberately excludes field_type - resolved server-side via metadata_cache, never supplied by the client.</w:t>
      </w:r>
    </w:p>
    <w:p>
      <w:pPr>
        <w:pStyle w:val="Heading2"/>
        <w:spacing w:before="240" w:after="100"/>
        <w:rPr/>
      </w:pPr>
      <w:r>
        <w:rPr/>
        <w:t>Response Fields</w:t>
      </w:r>
    </w:p>
    <w:p>
      <w:pPr>
        <w:pStyle w:val="Normal"/>
        <w:spacing w:before="0" w:after="160"/>
        <w:rPr/>
      </w:pPr>
      <w:r>
        <w:rPr>
          <w:b w:val="false"/>
          <w:bCs w:val="false"/>
          <w:i w:val="false"/>
          <w:iCs w:val="false"/>
          <w:sz w:val="21"/>
          <w:szCs w:val="21"/>
        </w:rPr>
        <w:t>dml_response_t - see Shared Response Shape above.</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&lt;external_audit_id&gt;audit_stub_update_scalar&lt;/external_audit_id&gt;</w:t>
        <w:br/>
        <w:t xml:space="preserve">  &lt;session_id&gt;-&lt;/session_id&gt;</w:t>
        <w:br/>
        <w:t xml:space="preserve">  &lt;transaction required="1"&gt;</w:t>
        <w:br/>
        <w:t xml:space="preserve">    &lt;operation type="UPDATE"&gt;</w:t>
        <w:br/>
        <w:t xml:space="preserve">      &lt;table_name&gt;OCI_FIELD_TEST&lt;/table_name&gt;</w:t>
        <w:br/>
        <w:t xml:space="preserve">      &lt;owner&gt;DATA_MANAGER&lt;/owner&gt;</w:t>
        <w:br/>
        <w:t xml:space="preserve">      &lt;where&gt;</w:t>
        <w:br/>
        <w:t xml:space="preserve">        &lt;key&gt;&lt;field_name&gt;NUMBER_COL&lt;/field_name&gt;&lt;key_value&gt;42&lt;/key_value&gt;&lt;/key&gt;</w:t>
        <w:br/>
        <w:t xml:space="preserve">      &lt;/where&gt;</w:t>
        <w:br/>
        <w:t xml:space="preserve">      &lt;set&gt;</w:t>
        <w:br/>
        <w:t xml:space="preserve">        &lt;field&gt;&lt;field_name&gt;VARCHAR2_COL&lt;/field_name&gt;&lt;value&gt;Updated by test&lt;/value&gt;&lt;/field&gt;</w:t>
        <w:br/>
        <w:t xml:space="preserve">      &lt;/set&gt;</w:t>
        <w:br/>
        <w:t xml:space="preserve">    &lt;/operation&gt;</w:t>
        <w:br/>
        <w:t xml:space="preserve">  &lt;/transaction&gt;</w:t>
        <w:br/>
        <w:t>&lt;/request&gt;</w:t>
      </w:r>
    </w:p>
    <w:p>
      <w:pPr>
        <w:pStyle w:val="Heading1"/>
        <w:spacing w:before="320" w:after="120"/>
        <w:rPr/>
      </w:pPr>
      <w:r>
        <w:rPr/>
        <w:t>DELETE</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 xml:space="preserve">execute_delete_batch()  -  </w:t>
      </w:r>
      <w:del w:id="25" w:author="Claude" w:date="2026-09-27T12:00:00Z">
        <w:r>
          <w:rPr>
            <w:b w:val="false"/>
            <w:bCs w:val="false"/>
            <w:i/>
            <w:iCs/>
            <w:sz w:val="21"/>
            <w:szCs w:val="21"/>
          </w:rPr>
          <w:delText>OCI_</w:delText>
        </w:r>
      </w:del>
      <w:r>
        <w:rPr>
          <w:b w:val="false"/>
          <w:bCs w:val="false"/>
          <w:i/>
          <w:iCs/>
          <w:sz w:val="21"/>
          <w:szCs w:val="21"/>
        </w:rPr>
        <w:t>Delete_Execute_Module.c / .h</w:t>
      </w:r>
    </w:p>
    <w:p>
      <w:pPr>
        <w:pStyle w:val="Heading2"/>
        <w:spacing w:before="240" w:after="100"/>
        <w:rPr/>
      </w:pPr>
      <w:r>
        <w:rPr/>
        <w:t>Purpose</w:t>
      </w:r>
    </w:p>
    <w:p>
      <w:pPr>
        <w:pStyle w:val="Normal"/>
        <w:spacing w:before="0" w:after="160"/>
        <w:rPr/>
      </w:pPr>
      <w:r>
        <w:rPr>
          <w:b w:val="false"/>
          <w:bCs w:val="false"/>
          <w:i w:val="false"/>
          <w:iCs w:val="false"/>
          <w:sz w:val="21"/>
          <w:szCs w:val="21"/>
        </w:rPr>
        <w:t>Delete rows matching a WHERE clause. No SET clause, no per-row values, no LOB handling - structurally a subset of UPDATE's WHERE handling with the SET side removed entirely.</w:t>
      </w:r>
    </w:p>
    <w:p>
      <w:pPr>
        <w:pStyle w:val="Heading2"/>
        <w:spacing w:before="240" w:after="100"/>
        <w:rPr/>
      </w:pPr>
      <w:r>
        <w:rPr/>
        <w:t>Implementation Notes</w:t>
      </w:r>
    </w:p>
    <w:p>
      <w:pPr>
        <w:pStyle w:val="ListParagraph"/>
        <w:numPr>
          <w:ilvl w:val="0"/>
          <w:numId w:val="55"/>
        </w:numPr>
        <w:spacing w:before="0" w:after="60"/>
        <w:rPr/>
      </w:pPr>
      <w:r>
        <w:rPr>
          <w:sz w:val="21"/>
          <w:szCs w:val="21"/>
        </w:rPr>
        <w:t>level2_validate_delete() is called internally as this function's own first step - same reasoning as execute_insert_batch()/execute_update_batch().</w:t>
      </w:r>
    </w:p>
    <w:p>
      <w:pPr>
        <w:pStyle w:val="ListParagraph"/>
        <w:numPr>
          <w:ilvl w:val="0"/>
          <w:numId w:val="56"/>
        </w:numPr>
        <w:spacing w:before="0" w:after="60"/>
        <w:rPr/>
      </w:pPr>
      <w:r>
        <w:rPr>
          <w:sz w:val="21"/>
          <w:szCs w:val="21"/>
        </w:rPr>
        <w:t>As of 2026-09-17, DELETE's execute path (prepare/bind/execute/rowcount/release, plus commit/rollback) runs through the same vendor-neutral driver interface SELECT itself uses (db_driver_t - dml_execute()/commit()/rollback(), db_driver.h/driver_oracle.c) rather than raw OCI calls inline in this module. dml_execute() is deliberately shaped to be reusable by UPDATE/INSERT's own scalar-bind case, not DELETE-specific - see db_driver.h's own doc comment. Validation, metadata_cache resolution, the audit trail block, and response writers are all untouched by this move - only the raw OCI calls (OCIStmtPrepare2/OCIBindByPos/OCIStmtExecute/OCIAttrGet/OCITransCommit/OCIStmtRelease) moved behind the driver boundary.</w:t>
      </w:r>
    </w:p>
    <w:p>
      <w:pPr>
        <w:pStyle w:val="ListParagraph"/>
        <w:numPr>
          <w:ilvl w:val="0"/>
          <w:numId w:val="57"/>
        </w:numPr>
        <w:spacing w:before="0" w:after="60"/>
        <w:rPr/>
      </w:pPr>
      <w:r>
        <w:rPr>
          <w:sz w:val="21"/>
          <w:szCs w:val="21"/>
        </w:rPr>
        <w:t>WHERE key column types are resolved via metadata_cache, never trusted from the client - where_key_t carries no type information at all.</w:t>
      </w:r>
    </w:p>
    <w:p>
      <w:pPr>
        <w:pStyle w:val="ListParagraph"/>
        <w:numPr>
          <w:ilvl w:val="0"/>
          <w:numId w:val="58"/>
        </w:numPr>
        <w:spacing w:before="0" w:after="60"/>
        <w:rPr/>
      </w:pPr>
      <w:r>
        <w:rPr>
          <w:sz w:val="21"/>
          <w:szCs w:val="21"/>
        </w:rPr>
        <w:t>Audit trail: a before-image SELECT (audit_trail_fetch_before_image(), reused from UPDATE) captures the WHERE-key columns before the DELETE executes, and audit_trail_insert_delete() writes one AUDIT_TRAIL row per matched row per WHERE-key column. This happens BEFORE the DELETE statement runs, so the attempt is captured even if Oracle rejects the DELETE for lack of privilege - many regulated environments never physically delete rows at all, so a DATA_MANAGER-equivalent account may have no DELETE privilege whatsoever in some deployments. Confirmed 2026-09-17 in this deployment specifically: DATA_MANAGER owns the schema here, and DELETE succeeds with genuine row counts, verified via a real before/after driver-integration comparison - the privilege caveat above is about the GxP design reasoning for auditing before executing regardless of environment, not a claim about this environment's own grants.</w:t>
      </w:r>
    </w:p>
    <w:p>
      <w:pPr>
        <w:pStyle w:val="ListParagraph"/>
        <w:numPr>
          <w:ilvl w:val="0"/>
          <w:numId w:val="59"/>
        </w:numPr>
        <w:spacing w:before="0" w:after="60"/>
        <w:rPr/>
      </w:pPr>
      <w:r>
        <w:rPr>
          <w:sz w:val="21"/>
          <w:szCs w:val="21"/>
        </w:rPr>
        <w:t>No WHERE-clause echo on the response - removed 2026-07-15 for consistency with UPDATE.</w:t>
      </w:r>
    </w:p>
    <w:p>
      <w:pPr>
        <w:pStyle w:val="Heading2"/>
        <w:spacing w:before="240" w:after="100"/>
        <w:rPr/>
      </w:pPr>
      <w:r>
        <w:rPr/>
        <w:t>Request Fields (delete_request_t)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table_name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key_count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where_key_t[]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WHERE clause - AND'd together. See where_key_t under UPDATE.</w:t>
            </w:r>
          </w:p>
        </w:tc>
      </w:tr>
    </w:tbl>
    <w:p>
      <w:pPr>
        <w:pStyle w:val="Heading2"/>
        <w:spacing w:before="240" w:after="100"/>
        <w:rPr/>
      </w:pPr>
      <w:r>
        <w:rPr/>
        <w:t>Response Fields</w:t>
      </w:r>
    </w:p>
    <w:p>
      <w:pPr>
        <w:pStyle w:val="Normal"/>
        <w:spacing w:before="0" w:after="160"/>
        <w:rPr/>
      </w:pPr>
      <w:r>
        <w:rPr>
          <w:b w:val="false"/>
          <w:bCs w:val="false"/>
          <w:i w:val="false"/>
          <w:iCs w:val="false"/>
          <w:sz w:val="21"/>
          <w:szCs w:val="21"/>
        </w:rPr>
        <w:t>dml_response_t - see Shared Response Shape above. No WHERE-clause echo.</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&lt;external_audit_id&gt;audit_stub_delete_round_2&lt;/external_audit_id&gt;</w:t>
        <w:br/>
        <w:t xml:space="preserve">  &lt;session_id&gt;-&lt;/session_id&gt;</w:t>
        <w:br/>
        <w:t xml:space="preserve">  &lt;transaction required="1"&gt;</w:t>
        <w:br/>
        <w:t xml:space="preserve">    &lt;operation type="DELETE"&gt;</w:t>
        <w:br/>
        <w:t xml:space="preserve">      &lt;table_name&gt;OCI_FIELD_TEST&lt;/table_name&gt;</w:t>
        <w:br/>
        <w:t xml:space="preserve">      &lt;owner&gt;DATA_MANAGER&lt;/owner&gt;</w:t>
        <w:br/>
        <w:t xml:space="preserve">      &lt;where&gt;</w:t>
        <w:br/>
        <w:t xml:space="preserve">        &lt;key&gt;&lt;field_name&gt;NUMBER_COL&lt;/field_name&gt;&lt;key_value&gt;99&lt;/key_value&gt;&lt;/key&gt;</w:t>
        <w:br/>
        <w:t xml:space="preserve">      &lt;/where&gt;</w:t>
        <w:br/>
        <w:t xml:space="preserve">    &lt;/operation&gt;</w:t>
        <w:br/>
        <w:t xml:space="preserve">  &lt;/transaction&gt;</w:t>
        <w:br/>
        <w:t>&lt;/request&gt;</w:t>
      </w:r>
    </w:p>
    <w:p>
      <w:pPr>
        <w:pStyle w:val="Heading1"/>
        <w:spacing w:before="320" w:after="120"/>
        <w:rPr/>
      </w:pPr>
      <w:r>
        <w:rPr/>
        <w:t>EXECUTE_PROCEDURE</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 xml:space="preserve">execute_procedure()  -  </w:t>
      </w:r>
      <w:del w:id="26" w:author="Claude" w:date="2026-09-27T12:00:00Z">
        <w:r>
          <w:rPr>
            <w:b w:val="false"/>
            <w:bCs w:val="false"/>
            <w:i/>
            <w:iCs/>
            <w:sz w:val="21"/>
            <w:szCs w:val="21"/>
          </w:rPr>
          <w:delText>OCI_</w:delText>
        </w:r>
      </w:del>
      <w:r>
        <w:rPr>
          <w:b w:val="false"/>
          <w:bCs w:val="false"/>
          <w:i/>
          <w:iCs/>
          <w:sz w:val="21"/>
          <w:szCs w:val="21"/>
        </w:rPr>
        <w:t>Execute_Procedure_Module.c / .h</w:t>
      </w:r>
    </w:p>
    <w:p>
      <w:pPr>
        <w:pStyle w:val="Heading2"/>
        <w:spacing w:before="240" w:after="100"/>
        <w:rPr/>
      </w:pPr>
      <w:r>
        <w:rPr/>
        <w:t>Purpose</w:t>
      </w:r>
    </w:p>
    <w:p>
      <w:pPr>
        <w:pStyle w:val="Normal"/>
        <w:spacing w:before="0" w:after="160"/>
        <w:rPr/>
      </w:pPr>
      <w:r>
        <w:rPr>
          <w:b w:val="false"/>
          <w:bCs w:val="false"/>
          <w:i w:val="false"/>
          <w:iCs w:val="false"/>
          <w:sz w:val="21"/>
          <w:szCs w:val="21"/>
        </w:rPr>
        <w:t>Executes an Oracle stored procedure or function via an internally-generated anonymous PL/SQL block. Supports IN/OUT/IN_OUT scalar parameters plus CURSOR OUT parameters - each CURSOR OUT produces its own resultset in the response, identified by parameter name, fetched using the same batch-fetch machinery as execute_query_batch().</w:t>
      </w:r>
    </w:p>
    <w:p>
      <w:pPr>
        <w:pStyle w:val="Heading2"/>
        <w:spacing w:before="240" w:after="100"/>
        <w:rPr/>
      </w:pPr>
      <w:r>
        <w:rPr/>
        <w:t>Implementation Notes</w:t>
      </w:r>
    </w:p>
    <w:p>
      <w:pPr>
        <w:pStyle w:val="ListParagraph"/>
        <w:numPr>
          <w:ilvl w:val="0"/>
          <w:numId w:val="60"/>
        </w:numPr>
        <w:spacing w:before="0" w:after="60"/>
        <w:rPr/>
      </w:pPr>
      <w:r>
        <w:rPr>
          <w:sz w:val="21"/>
          <w:szCs w:val="21"/>
        </w:rPr>
        <w:t>level2_validate_procedure() is called internally as this function's own first step. Validation is deliberately lighter than INSERT/UPDATE/DELETE's: there is no metadata_cache equivalent for a procedure's parameter signature, so validation only checks structural correctness - procedure_name non-empty, param_count in range, every param_type recognised, every direction valid, and CURSOR is always OUT (never IN or IN_OUT).</w:t>
      </w:r>
    </w:p>
    <w:p>
      <w:pPr>
        <w:pStyle w:val="ListParagraph"/>
        <w:numPr>
          <w:ilvl w:val="0"/>
          <w:numId w:val="61"/>
        </w:numPr>
        <w:spacing w:before="0" w:after="60"/>
        <w:rPr/>
      </w:pPr>
      <w:r>
        <w:rPr>
          <w:sz w:val="21"/>
          <w:szCs w:val="21"/>
        </w:rPr>
        <w:t>Supported param_type values: NUMBER (SQLT_INT or SQLT_FLT), INTEGER (SQLT_INT), VARCHAR2 (SQLT_STR), DATE (SQLT_STR + TO_DATE wrapper on IN), TIMESTAMP (SQLT_STR + TO_TIMESTAMP wrapper on IN), CURSOR (SQLT_RSET / SYS_REFCURSOR, OUT only).</w:t>
      </w:r>
    </w:p>
    <w:p>
      <w:pPr>
        <w:pStyle w:val="ListParagraph"/>
        <w:numPr>
          <w:ilvl w:val="0"/>
          <w:numId w:val="62"/>
        </w:numPr>
        <w:spacing w:before="0" w:after="60"/>
        <w:rPr/>
      </w:pPr>
      <w:r>
        <w:rPr>
          <w:sz w:val="21"/>
          <w:szCs w:val="21"/>
        </w:rPr>
        <w:t>A CURSOR OUT parameter is bound as SQLT_RSET; after OCIStmtExecute the bind buffer holds an open OCIStmt* which is then described and fetched exactly as execute_query_batch() describes and fetches a SELECT - including the same CLOB array-fetch restriction (fetch_count forced to 1 when any CLOB column is present).</w:t>
      </w:r>
    </w:p>
    <w:p>
      <w:pPr>
        <w:pStyle w:val="ListParagraph"/>
        <w:numPr>
          <w:ilvl w:val="0"/>
          <w:numId w:val="63"/>
        </w:numPr>
        <w:spacing w:before="0" w:after="60"/>
        <w:rPr/>
      </w:pPr>
      <w:r>
        <w:rPr>
          <w:sz w:val="21"/>
          <w:szCs w:val="21"/>
        </w:rPr>
        <w:t>No audit trail integration, by design (2026-07-29 decision): a procedure is a black box from Data Manager's own perspective - it has no visibility into what the procedure's own PL/SQL does internally, so there is nothing meaningful to hold Data Manager itself accountable for beyond the fact the call was made.</w:t>
      </w:r>
    </w:p>
    <w:p>
      <w:pPr>
        <w:pStyle w:val="ListParagraph"/>
        <w:numPr>
          <w:ilvl w:val="0"/>
          <w:numId w:val="64"/>
        </w:numPr>
        <w:spacing w:before="0" w:after="60"/>
        <w:rPr/>
      </w:pPr>
      <w:r>
        <w:rPr>
          <w:sz w:val="21"/>
          <w:szCs w:val="21"/>
        </w:rPr>
        <w:t>No commit issued by this module directly - procedures manage their own transactions internally.</w:t>
      </w:r>
    </w:p>
    <w:p>
      <w:pPr>
        <w:pStyle w:val="ListParagraph"/>
        <w:numPr>
          <w:ilvl w:val="0"/>
          <w:numId w:val="65"/>
        </w:numPr>
        <w:spacing w:before="0" w:after="60"/>
        <w:rPr/>
      </w:pPr>
      <w:r>
        <w:rPr>
          <w:sz w:val="21"/>
          <w:szCs w:val="21"/>
        </w:rPr>
        <w:t>param_count is capped by MAX_PROC_PARAMS (64).</w:t>
      </w:r>
    </w:p>
    <w:p>
      <w:pPr>
        <w:pStyle w:val="Heading2"/>
        <w:spacing w:before="240" w:after="100"/>
        <w:rPr/>
      </w:pPr>
      <w:r>
        <w:rPr/>
        <w:t>Request Fields (execute_procedure_request_t)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May include package prefix, e.g. "MY_PKG.GET_DATA".</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Optional schema prefix.</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param_count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Capped by MAX_PROC_PARAMS (64). Zero is valid.</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parameters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procedure_param_t[]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bl>
    <w:p>
      <w:pPr>
        <w:pStyle w:val="Heading3"/>
        <w:spacing w:before="200" w:after="80"/>
        <w:rPr/>
      </w:pPr>
      <w:r>
        <w:rPr/>
        <w:t>procedure_param_t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param_type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char[32]</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NUMBER, INTEGER, VARCHAR2, DATE, TIMESTAMP, CURSOR.</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direction</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param_direction_t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PARAM_DIR_IN / PARAM_DIR_OUT / PARAM_DIR_IN_OUT.</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param_value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char[4096]</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 value on the request; empty for a pure OUT param going in.</w:t>
            </w:r>
          </w:p>
        </w:tc>
      </w:tr>
    </w:tbl>
    <w:p>
      <w:pPr>
        <w:pStyle w:val="Heading2"/>
        <w:spacing w:before="240" w:after="100"/>
        <w:rPr/>
      </w:pPr>
      <w:r>
        <w:rPr/>
        <w:t>Response Fields (execute_procedure_response_t)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execution_time_seconds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double</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out_param_count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out_parameters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procedure_param_t[]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OUT/IN_OUT values after execution.</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resultset_count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Number of CURSOR OUT params that actually produced a resultset - zero, one, or several.</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resultsets</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procedure_resultset_t[]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One entry per CURSOR OUT param.</w:t>
            </w:r>
          </w:p>
        </w:tc>
      </w:tr>
    </w:tbl>
    <w:p>
      <w:pPr>
        <w:pStyle w:val="Heading3"/>
        <w:spacing w:before="200" w:after="80"/>
        <w:rPr/>
      </w:pPr>
      <w:r>
        <w:rPr/>
        <w:t>procedure_resultset_t</w:t>
      </w:r>
    </w:p>
    <w:tbl>
      <w:tblPr>
        <w:tblW w:w="9700" w:type="dxa"/>
        <w:jc w:val="left"/>
        <w:tblInd w:w="0" w:type="dxa"/>
        <w:tblLayout w:type="fixed"/>
        <w:tblCellMar>
          <w:top w:w="60" w:type="dxa"/>
          <w:left w:w="100" w:type="dxa"/>
          <w:bottom w:w="60" w:type="dxa"/>
          <w:right w:w="100" w:type="dxa"/>
        </w:tblCellMar>
      </w:tblPr>
      <w:tblGrid>
        <w:gridCol w:w="2397"/>
        <w:gridCol w:w="1803"/>
        <w:gridCol w:w="5500"/>
      </w:tblGrid>
      <w:tr>
        <w:trPr>
          <w:tblHeader w:val="true"/>
        </w:trPr>
        <w:tc>
          <w:tcPr>
            <w:tcW w:w="2397"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3"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param_name</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Which CURSOR OUT param this resultset came from.</w:t>
            </w:r>
          </w:p>
        </w:tc>
      </w:tr>
      <w:tr>
        <w:trPr/>
        <w:tc>
          <w:tcPr>
            <w:tcW w:w="2397"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resultset_xml_fragment</w:t>
            </w:r>
          </w:p>
        </w:tc>
        <w:tc>
          <w:tcPr>
            <w:tcW w:w="1803"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 *</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Same reused shape as dml_response_t's field of the same name.</w:t>
            </w:r>
          </w:p>
        </w:tc>
      </w:tr>
    </w:tbl>
    <w:p>
      <w:pPr>
        <w:pStyle w:val="Normal"/>
        <w:spacing w:before="0" w:after="160"/>
        <w:rPr/>
      </w:pPr>
      <w:r>
        <w:rPr>
          <w:b w:val="false"/>
          <w:bCs w:val="false"/>
          <w:i/>
          <w:iCs/>
          <w:sz w:val="21"/>
          <w:szCs w:val="21"/>
        </w:rPr>
        <w:t>JSON response note: in JSON mode, each resultset is embedded as a labelled XML string field ("resultset_xml"), not proper nested JSON - the CURSOR OUT fetch path (select_open_from_cursor() + response_write_xml() as of the 2026-09-22 driver pass, formerly fetch_cursor_to_xml()) only ever produces XML. Scalar out_parameters render as proper JSON either way; only the CURSOR resultset content has this limitation.</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&lt;external_audit_id&gt;audit_stub_execute_procedure&lt;/external_audit_id&gt;</w:t>
        <w:br/>
        <w:t xml:space="preserve">  &lt;session_id&gt;-&lt;/session_id&gt;</w:t>
        <w:br/>
        <w:t xml:space="preserve">  &lt;transaction required="1"&gt;</w:t>
        <w:br/>
        <w:t xml:space="preserve">    &lt;operation type="EXECUTE_PROCEDURE"&gt;</w:t>
        <w:br/>
        <w:t xml:space="preserve">      &lt;procedure_name&gt;MY_PKG.GET_DATA&lt;/procedure_name&gt;</w:t>
        <w:br/>
        <w:t xml:space="preserve">      &lt;owner&gt;&lt;/owner&gt;</w:t>
        <w:br/>
        <w:t xml:space="preserve">      &lt;parameters&gt;</w:t>
        <w:br/>
        <w:t xml:space="preserve">        &lt;parameter&gt;</w:t>
        <w:br/>
        <w:t xml:space="preserve">          &lt;param_name&gt;P_DEPT_ID&lt;/param_name&gt;</w:t>
        <w:br/>
        <w:t xml:space="preserve">          &lt;param_type&gt;NUMBER&lt;/param_type&gt;</w:t>
        <w:br/>
        <w:t xml:space="preserve">          &lt;param_direction&gt;IN&lt;/param_direction&gt;</w:t>
        <w:br/>
        <w:t xml:space="preserve">          &lt;param_value&gt;10&lt;/param_value&gt;</w:t>
        <w:br/>
        <w:t xml:space="preserve">        &lt;/parameter&gt;</w:t>
        <w:br/>
        <w:t xml:space="preserve">        &lt;parameter&gt;</w:t>
        <w:br/>
        <w:t xml:space="preserve">          &lt;param_name&gt;P_RESULTS&lt;/param_name&gt;</w:t>
        <w:br/>
        <w:t xml:space="preserve">          &lt;param_type&gt;CURSOR&lt;/param_type&gt;</w:t>
        <w:br/>
        <w:t xml:space="preserve">          &lt;param_direction&gt;OUT&lt;/param_direction&gt;</w:t>
        <w:br/>
        <w:t xml:space="preserve">          &lt;param_value&gt;&lt;/param_value&gt;</w:t>
        <w:br/>
        <w:t xml:space="preserve">        &lt;/parameter&gt;</w:t>
        <w:br/>
        <w:t xml:space="preserve">      &lt;/parameters&gt;</w:t>
        <w:br/>
        <w:t xml:space="preserve">    &lt;/operation&gt;</w:t>
        <w:br/>
        <w:t xml:space="preserve">  &lt;/transaction&gt;</w:t>
        <w:br/>
        <w:t>&lt;/request&gt;</w:t>
      </w:r>
    </w:p>
    <w:p>
      <w:pPr>
        <w:pStyle w:val="Heading1"/>
        <w:spacing w:before="320" w:after="120"/>
        <w:rPr/>
      </w:pPr>
      <w:r>
        <w:rPr/>
        <w:t>DDL (CREATE_TABLE / CREATE_VIEW / CREATE_USER / CREATE_PROCEDURE / DROP_TABLE / GRANT)</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i/>
          <w:iCs/>
        </w:rPr>
        <w:t xml:space="preserve">execute_ddl_statement() - </w:t>
      </w:r>
      <w:del w:id="27" w:author="Claude" w:date="2026-09-27T12:00:00Z">
        <w:r>
          <w:rPr>
            <w:i/>
            <w:iCs/>
          </w:rPr>
          <w:delText>OCI_</w:delText>
        </w:r>
      </w:del>
      <w:r>
        <w:rPr>
          <w:i/>
          <w:iCs/>
        </w:rPr>
        <w:t xml:space="preserve">DDL_Execute_Module.c / .h - shared by all six DDL types listed above, each originally with its own dedicated parse + validate module (now merged into </w:t>
      </w:r>
      <w:del w:id="28" w:author="Claude" w:date="2026-09-27T12:00:00Z">
        <w:r>
          <w:rPr>
            <w:i/>
            <w:iCs/>
          </w:rPr>
          <w:delText>OCI_</w:delText>
        </w:r>
      </w:del>
      <w:r>
        <w:rPr>
          <w:i/>
          <w:iCs/>
        </w:rPr>
        <w:t>DDL_Modules.c/.h, 2026-09-22/23 - see Independent_DDL_Module_Design_Specification.docx's file-organisation note) that builds the DDL text and hands it to this one function. Those six modules' own request/response field-level detail, and the full design history behind this shared executor, live in Independent_DDL_Module_Design_Specification.docx - out of scope for this document, which covers only the driver-abstraction work shared with SELECT/INSERT/UPDATE/DELETE/EXECUTE_PROCEDURE above.</w:t>
      </w:r>
    </w:p>
    <w:p>
      <w:pPr>
        <w:pStyle w:val="Heading2"/>
        <w:spacing w:before="240" w:after="100"/>
        <w:rPr/>
      </w:pPr>
      <w:r>
        <w:rPr/>
        <w:t>Purpose</w:t>
      </w:r>
    </w:p>
    <w:p>
      <w:pPr>
        <w:pStyle w:val="Normal"/>
        <w:spacing w:before="0" w:after="160"/>
        <w:rPr/>
      </w:pPr>
      <w:r>
        <w:rPr/>
        <w:t>Execute a single, complete DDL statement - genuinely different in shape from every CRUD operation above: no rows affected, no bind variables at all (none of the six types ever bind one), and no commit/rollback decision (Oracle auto-commits DDL unconditionally - this module never calls either).</w:t>
      </w:r>
    </w:p>
    <w:p>
      <w:pPr>
        <w:pStyle w:val="Heading2"/>
        <w:spacing w:before="240" w:after="100"/>
        <w:rPr/>
      </w:pPr>
      <w:r>
        <w:rPr/>
        <w:t>Implementation Notes</w:t>
      </w:r>
    </w:p>
    <w:p>
      <w:pPr>
        <w:pStyle w:val="ListParagraph"/>
        <w:numPr>
          <w:ilvl w:val="0"/>
          <w:numId w:val="66"/>
        </w:numPr>
        <w:spacing w:before="0" w:after="60"/>
        <w:rPr/>
      </w:pPr>
      <w:r>
        <w:rPr>
          <w:sz w:val="21"/>
          <w:szCs w:val="21"/>
        </w:rPr>
        <w:t>As of 2026-09-22, DDL's execute path runs through the same vendor-neutral driver interface every CRUD module above uses (db_driver_t - dml_execute(), db_driver.h/driver_oracle.c) - the smallest, lowest-risk integration of the six: bind_count=0 always, since no DDL type ever binds a variable, confirmed directly against every build_*_ddl_text() function rather than assumed.</w:t>
      </w:r>
    </w:p>
    <w:p>
      <w:pPr>
        <w:pStyle w:val="ListParagraph"/>
        <w:numPr>
          <w:ilvl w:val="0"/>
          <w:numId w:val="67"/>
        </w:numPr>
        <w:spacing w:before="0" w:after="60"/>
        <w:rPr/>
      </w:pPr>
      <w:r>
        <w:rPr>
          <w:sz w:val="21"/>
          <w:szCs w:val="21"/>
        </w:rPr>
        <w:t>dml_execute() gained a genuinely new capability specifically for this module: optional out_error_message/out_error_message_size parameters (NULL-able - every existing DELETE/UPDATE/INSERT/PROCEDURE call site needed no changes). Unlike every other module, which only ever logs a failure, this module's own callers embed the real Oracle error text directly in the client-facing response (&lt;error_message&gt;ORA-00955: ...&lt;/error_message&gt;) - confirmed directly against ddl_execution_result_t's own real struct before this was built, not assumed. Proven with a real, deliberately-triggered ORA-00955 (duplicate view name) during this module's own before/after comparison - the real Oracle error text round-tripped correctly through the new parameter pair.</w:t>
      </w:r>
    </w:p>
    <w:p>
      <w:pPr>
        <w:pStyle w:val="ListParagraph"/>
        <w:numPr>
          <w:ilvl w:val="0"/>
          <w:numId w:val="68"/>
        </w:numPr>
        <w:spacing w:before="0" w:after="60"/>
        <w:rPr/>
      </w:pPr>
      <w:r>
        <w:rPr>
          <w:sz w:val="21"/>
          <w:szCs w:val="21"/>
        </w:rPr>
        <w:t>The ctx-&gt;active_tx safety guard (refusing to run under a managed transaction, since Oracle's own DDL auto-commit would silently commit that transaction's pending work), the is_plsql_block-conditional trailing-semicolon stripping (CREATE_PROCEDURE's own final ';' is syntactically mandatory, not an optional terminator - stripping it produces PLS-00103), and begin_standalone_tx_if_needed()/end_standalone_tx_if_owned() (metrics/audit correlation only, never a real commit boundary) are all pure core logic, with no OCI call involved - completely untouched by this pass.</w:t>
      </w:r>
    </w:p>
    <w:p>
      <w:pPr>
        <w:pStyle w:val="ListParagraph"/>
        <w:numPr>
          <w:ilvl w:val="0"/>
          <w:numId w:val="69"/>
        </w:numPr>
        <w:spacing w:before="0" w:after="60"/>
        <w:rPr/>
      </w:pPr>
      <w:r>
        <w:rPr>
          <w:sz w:val="21"/>
          <w:szCs w:val="21"/>
        </w:rPr>
        <w:t>CHECK_OCI_DDL (the module's own local error macro) was removed outright once dml_execute() replaced its only caller - its own error-message-into-result-&gt;error_message behaviour is now covered by dml_execute()'s own out_error_message parameter pair, pointed directly at the same buffer.</w:t>
      </w:r>
    </w:p>
    <w:p>
      <w:pPr>
        <w:pStyle w:val="ListParagraph"/>
        <w:numPr>
          <w:ilvl w:val="0"/>
          <w:numId w:val="70"/>
        </w:numPr>
        <w:spacing w:before="0" w:after="60"/>
        <w:rPr/>
      </w:pPr>
      <w:r>
        <w:rPr>
          <w:sz w:val="21"/>
          <w:szCs w:val="21"/>
        </w:rPr>
        <w:t>A real, if benign, side effect worth documenting rather than hiding: every DDL failure now logs its own error text twice in ddl_Data_Manager.log - once from oracle_dml_execute()'s own internal logging, once from execute_ddl_statement()'s own "FAILED" summary line, which now also carries the same text since out_error_message feeds directly into result-&gt;error_message. The old CHECK_OCI_DDL macro only ever did the latter. Confirmed via direct before/after comparison to be a pure logging-verbosity change - identical operation counts, identical success/failure outcomes, identical error codes - not a functional regression. Left as-is by deliberate choice, not fixed, since the redundancy is harmless and every other module already has some overlap between its own logging and the driver's.</w:t>
      </w:r>
    </w:p>
    <w:p>
      <w:pPr>
        <w:pStyle w:val="Heading1"/>
        <w:spacing w:before="320" w:after="120"/>
        <w:rPr/>
      </w:pPr>
      <w:r>
        <w:rPr/>
        <w:t>Stage Closure</w:t>
      </w:r>
    </w:p>
    <w:p>
      <w:pPr>
        <w:pStyle w:val="Normal"/>
        <w:spacing w:before="0" w:after="160"/>
        <w:rPr/>
      </w:pPr>
      <w:r>
        <w:rPr>
          <w:b w:val="false"/>
          <w:bCs w:val="false"/>
          <w:i w:val="false"/>
          <w:iCs w:val="false"/>
          <w:sz w:val="21"/>
          <w:szCs w:val="21"/>
        </w:rPr>
        <w:t>All five CRUD execute modules (SELECT, INSERT, UPDATE, DELETE, EXECUTE_PROCEDURE) are implemented, share a consistent request/response architecture (Level 1 -&gt; Level 2 validate -&gt; execute -&gt; shared response shape), and are documented above against their current, working source. DDL is documented above too, as a sixth, deliberately differently-shaped module - no bind variables, no row-count concept, and its own ddl_execution_result_t response shape rather than the shared dml_response_t the five CRUD modules use - covered here only for its own driver-abstraction work; its full request/response field-level detail lives in its own dedicated design document (see the Module note under DDL above). Two items were discussed and deliberately deferred rather than built into this stage:</w:t>
      </w:r>
    </w:p>
    <w:p>
      <w:pPr>
        <w:pStyle w:val="ListParagraph"/>
        <w:numPr>
          <w:ilvl w:val="0"/>
          <w:numId w:val="71"/>
        </w:numPr>
        <w:spacing w:before="0" w:after="60"/>
        <w:rPr/>
      </w:pPr>
      <w:r>
        <w:rPr>
          <w:strike/>
          <w:sz w:val="21"/>
          <w:szCs w:val="21"/>
        </w:rPr>
        <w:t>SELECT per-batch async response (&lt;execute_async&gt;) and per-batch callback URL (&lt;async_call_back_url&gt;) - deferred to be designed directly against the HTTP consumer, once a real callback target exists to test against, rather than simulated from File Consumer.</w:t>
      </w:r>
    </w:p>
    <w:p>
      <w:pPr>
        <w:pStyle w:val="Normal"/>
        <w:spacing w:before="0" w:after="160"/>
        <w:rPr/>
      </w:pPr>
      <w:r>
        <w:rPr/>
        <w:t>Implemented 2026-09-15. SELECT's async per-batch response (execute_async / async_call_back_url) is now designed and proven against the real HTTP consumer, per the note it deferred in the original close-out above - see Async Request Fields and Async Response Shape under SELECT. Delivered alongside a wider internal change: SELECT's fetch path (both sync and async) now runs through a vendor-neutral driver interface (db_driver_t) rather than vendor-specific OCI calls inline in this module - see the Implementation Notes bullet under SELECT for what that means for this document specifically (nothing - the request/response contract is unchanged; this is why the field tables didn't need to move). Validated with a real crash history: three separate ASan-confirmed defects were found and fixed during this integration (an unguarded xml_create() return, a stale BLOB_list array read after its only populator was removed, and resultset/xml creation incorrectly made conditional on is_async when the design requires it unconditional) - each reproduced under real concurrent multi-operation load, fixed, and re-verified with a clean run and matching output against a known-good baseline.</w:t>
      </w:r>
    </w:p>
    <w:p>
      <w:pPr>
        <w:pStyle w:val="Normal"/>
        <w:spacing w:before="0" w:after="160"/>
        <w:rPr/>
      </w:pPr>
      <w:r>
        <w:rPr/>
        <w:t>DELETE's own driver abstraction pass completed 2026-09-17 - prepare/bind/execute/rowcount/release and commit/rollback now run through the same db_driver_t interface SELECT uses (dml_execute()/commit()/rollback()), see the Implementation Notes bullet under DELETE above. Proven in two stages: a standalone A/B harness (Driver_Delete_Test.c - single-key, multi-key, rollback, and zero-match cases, each checked against an independent direct-OCI query, not just the driver's own return code) before ever touching the real module, then a real before/after comparison of the integrated server against a live baseline. No code defects surfaced during this pass - what did surface were two build/link issues (missing source files once DELETE's own wider dependency web - audit trail, transaction manager, Level 2 validation, DDL validators - needed linking in for the first time, and a stale driver_oracle.c copy being linked in the real build, predating this work entirely) - both resolved and confirmed via a clean rebuild and re-run, not assumed fixed.</w:t>
      </w:r>
    </w:p>
    <w:p>
      <w:pPr>
        <w:pStyle w:val="Normal"/>
        <w:spacing w:before="0" w:after="160"/>
        <w:rPr/>
      </w:pPr>
      <w:r>
        <w:rPr/>
        <w:t>UPDATE's own driver abstraction pass completed 2026-09-19 - dml_execute_returning_rowids()/lob_write_by_rowid() now run through the same db_driver_t interface as SELECT/DELETE, see the Implementation Notes bullets under UPDATE above for both that and the rows_affected fix found and closed during the same pass. Proven in two stages, same discipline as DELETE: a standalone A/B harness (Driver_Update_Test.c - scalar update, multi-row match with no LOB, rollback, single-row BLOB and CLOB writes, and multi-row match combined with a LOB column together - the exact shape of the original 2026-08-27 fix this replaces) before ever touching the real module, then a real before/after comparison against a live baseline. Two real defects were found and fixed before integration, not during it: an OCI bind-lifetime bug in this pass's own first attempt at NULL-value binding (a loop-local indicator variable that would have gone out of scope before OCI ever read it - caught and corrected before it shipped), and the discovery that RETURNING ROWID INTO is unconditional in every UPDATE statement, not just when a LOB column is present - confirmed directly against build_update_sql() rather than assumed, which changed the integration shape itself (every UPDATE goes through dml_execute_returning_rowids(), not a separate simpler path). The rows_affected fix was confirmed in this deployment's own real data, both before and after: a 312-row CLOB update and a 244-row scalar-only update both used to report rows_affected=1 regardless of how many rows genuinely matched; both now report the real count.</w:t>
      </w:r>
    </w:p>
    <w:p>
      <w:pPr>
        <w:pStyle w:val="Normal"/>
        <w:spacing w:before="0" w:after="160"/>
        <w:rPr/>
      </w:pPr>
      <w:r>
        <w:rPr/>
        <w:t>INSERT's own driver abstraction pass completed 2026-09-20 - the last of the four CRUD execute modules to get one, and the one requiring the most genuine interface work: a real row_count field added to db_dml_returning_request_t for its own multi-row batch shape, see the Implementation Notes bullet under INSERT above for the full account, including a design decision tried, found wrong via real testing, and corrected before integration rather than after. dml_execute()/commit()/rollback() and lob_write_by_rowid() were all directly reusable as proven, unchanged - lob_write_by_rowid() confirmed byte-for-byte identical against this module's own handle_blob_insert()/handle_clob_insert() before the pass ever started. Proven in two stages, same discipline as DELETE and UPDATE: a standalone A/B harness (Driver_Insert_Test.c - single-row insert, a real 5-row batch, a batch with a NULL value, single-row BLOB/CLOB, and a 5-row batch combined with a LOB column - the exact shape of the original 2026-08-25 fix this integration replaces) before ever touching the real module, then a real before/after comparison against a live baseline - an exact structural match on the distribution of rows-per-operation across 101 execute_insert_batch calls, and direct confirmation that every row of every multi-row LOB batch received its own correct content, not just the first. A stale doc comment describing an old, no-longer-applicable CLOB array-bind restriction was also found and corrected during this pass - see that same Implementation Notes section.</w:t>
      </w:r>
    </w:p>
    <w:p>
      <w:pPr>
        <w:pStyle w:val="Normal"/>
        <w:spacing w:before="0" w:after="160"/>
        <w:rPr/>
      </w:pPr>
      <w:r>
        <w:rPr/>
        <w:t>DDL's own driver abstraction pass completed 2026-09-22 - the sixth and last module covered by this document, and the smallest, lowest-risk of them by a wide margin: no bind variables at all, no commit/rollback decision, and only one shared executor (execute_ddl_statement()) standing behind all six DDL types, not six separate integrations - see the Implementation Notes under DDL above for the full account. The one genuinely new piece of driver surface this pass required - dml_execute()'s own optional out_error_message/out_error_message_size parameters, letting real Oracle error text reach the client directly - was added as a backward-compatible extension, confirmed by re-checking and fixing every existing call site across the whole project (DELETE's own integration and both its and UPDATE's own standalone harnesses) before considering the change complete, not just the new one. Proven in two stages, same discipline as every module above: a standalone A/B harness (Driver_DDL_Test.c - a real CREATE VIEW success, a deliberate CREATE VIEW failure proving the new error-text round-trip with a genuine ORA-00955, and a DROP VIEW as both a second DDL type and cleanup) before ever touching the real module, then a real before/after comparison against a live instance - all six DDL types, 22 operations across five concurrent threads, exact structural match on outcomes and Oracle error codes both times. One apparent anomaly during this pass turned out to be external, not a code defect - a mid-test WiFi drop produced a single ORA-12609 (TNS receive timeout) that resolved on its own once connectivity was confirmed and the run repeated; the timing evidence itself (an 82.8ms failure against a 60-second configured timeout) already pointed away from a genuine timeout before the WiFi drop was even noticed, a useful diagnostic instinct worth keeping for next time this pattern shows up.</w:t>
      </w:r>
    </w:p>
    <w:p>
      <w:pPr>
        <w:pStyle w:val="Normal"/>
        <w:spacing w:before="0" w:after="160"/>
        <w:rPr>
          <w:b w:val="false"/>
          <w:bCs w:val="false"/>
          <w:i w:val="false"/>
          <w:i w:val="false"/>
          <w:iCs w:val="false"/>
          <w:sz w:val="21"/>
          <w:szCs w:val="21"/>
        </w:rPr>
      </w:pPr>
      <w:r>
        <w:rPr>
          <w:b w:val="false"/>
          <w:bCs w:val="false"/>
          <w:i w:val="false"/>
          <w:iCs w:val="false"/>
          <w:sz w:val="21"/>
          <w:szCs w:val="21"/>
        </w:rPr>
      </w:r>
    </w:p>
    <w:p>
      <w:pPr>
        <w:pStyle w:val="Heading1"/>
        <w:spacing w:before="320" w:after="120"/>
        <w:rPr>
          <w:ins w:id="30" w:author="Claude" w:date="2026-09-27T12:00:00Z"/>
        </w:rPr>
      </w:pPr>
      <w:ins w:id="29" w:author="Claude" w:date="2026-09-27T12:00:00Z">
        <w:r>
          <w:rPr/>
          <w:t>Appendix - File Name Mapping (2026-09-27)</w:t>
        </w:r>
      </w:ins>
    </w:p>
    <w:p>
      <w:pPr>
        <w:pStyle w:val="Normal"/>
        <w:spacing w:before="0" w:after="40"/>
        <w:rPr/>
      </w:pPr>
      <w:ins w:id="31" w:author="Claude" w:date="2026-09-27T12:00:00Z">
        <w:r>
          <w:rPr/>
          <w:t>Every file this document refers to that was renamed on 2026-09-27, as part of the DataSol_Gateway rename. The references above already use the new names; this table exists so older logs, commit messages and archived copies of this document can still be matched up.</w:t>
        </w:r>
      </w:ins>
    </w:p>
    <w:tbl>
      <w:tblPr>
        <w:tblW w:w="10080" w:type="dxa"/>
        <w:jc w:val="left"/>
        <w:tblInd w:w="0" w:type="dxa"/>
        <w:tblLayout w:type="fixed"/>
        <w:tblCellMar>
          <w:top w:w="0" w:type="dxa"/>
          <w:left w:w="108" w:type="dxa"/>
          <w:bottom w:w="0" w:type="dxa"/>
          <w:right w:w="108" w:type="dxa"/>
        </w:tblCellMar>
      </w:tblPr>
      <w:tblGrid>
        <w:gridCol w:w="5040"/>
        <w:gridCol w:w="5039"/>
      </w:tblGrid>
      <w:tr>
        <w:trPr>
          <w:ins w:id="32" w:author="Claude" w:date="2026-09-27T12:00:00Z"/>
        </w:trPr>
        <w:tc>
          <w:tcPr>
            <w:tcW w:w="5040"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33" w:author="Claude" w:date="2026-09-27T12:00:00Z">
              <w:r>
                <w:rPr>
                  <w:b/>
                  <w:bCs/>
                  <w:i w:val="false"/>
                  <w:iCs w:val="false"/>
                </w:rPr>
                <w:t>Before (to 2026-09-24)</w:t>
              </w:r>
            </w:ins>
          </w:p>
        </w:tc>
        <w:tc>
          <w:tcPr>
            <w:tcW w:w="5039"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34" w:author="Claude" w:date="2026-09-27T12:00:00Z">
              <w:r>
                <w:rPr>
                  <w:b/>
                  <w:bCs/>
                  <w:i w:val="false"/>
                  <w:iCs w:val="false"/>
                </w:rPr>
                <w:t>After (from 2026-09-27)</w:t>
              </w:r>
            </w:ins>
          </w:p>
        </w:tc>
      </w:tr>
      <w:tr>
        <w:trPr>
          <w:ins w:id="35"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36" w:author="Claude" w:date="2026-09-27T12:00:00Z">
              <w:r>
                <w:rPr>
                  <w:rFonts w:eastAsia="Consolas" w:cs="Consolas" w:ascii="Consolas" w:hAnsi="Consolas"/>
                  <w:b w:val="false"/>
                  <w:bCs w:val="false"/>
                  <w:i w:val="false"/>
                  <w:iCs w:val="false"/>
                  <w:sz w:val="18"/>
                  <w:szCs w:val="18"/>
                </w:rPr>
                <w:t>OCI_Audit_Trail_Manager.c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37" w:author="Claude" w:date="2026-09-27T12:00:00Z">
              <w:r>
                <w:rPr>
                  <w:rFonts w:eastAsia="Consolas" w:cs="Consolas" w:ascii="Consolas" w:hAnsi="Consolas"/>
                  <w:b w:val="false"/>
                  <w:bCs w:val="false"/>
                  <w:i w:val="false"/>
                  <w:iCs w:val="false"/>
                  <w:sz w:val="18"/>
                  <w:szCs w:val="18"/>
                </w:rPr>
                <w:t>Audit_Trail_Manager.c / .h</w:t>
              </w:r>
            </w:ins>
          </w:p>
        </w:tc>
      </w:tr>
      <w:tr>
        <w:trPr>
          <w:ins w:id="38"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39" w:author="Claude" w:date="2026-09-27T12:00:00Z">
              <w:r>
                <w:rPr>
                  <w:rFonts w:eastAsia="Consolas" w:cs="Consolas" w:ascii="Consolas" w:hAnsi="Consolas"/>
                  <w:b w:val="false"/>
                  <w:bCs w:val="false"/>
                  <w:i w:val="false"/>
                  <w:iCs w:val="false"/>
                  <w:sz w:val="18"/>
                  <w:szCs w:val="18"/>
                </w:rPr>
                <w:t>OCI_DDL_Execute_Module.c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40" w:author="Claude" w:date="2026-09-27T12:00:00Z">
              <w:r>
                <w:rPr>
                  <w:rFonts w:eastAsia="Consolas" w:cs="Consolas" w:ascii="Consolas" w:hAnsi="Consolas"/>
                  <w:b w:val="false"/>
                  <w:bCs w:val="false"/>
                  <w:i w:val="false"/>
                  <w:iCs w:val="false"/>
                  <w:sz w:val="18"/>
                  <w:szCs w:val="18"/>
                </w:rPr>
                <w:t>DDL_Execute_Module.c / .h</w:t>
              </w:r>
            </w:ins>
          </w:p>
        </w:tc>
      </w:tr>
      <w:tr>
        <w:trPr>
          <w:ins w:id="41"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42" w:author="Claude" w:date="2026-09-27T12:00:00Z">
              <w:r>
                <w:rPr>
                  <w:rFonts w:eastAsia="Consolas" w:cs="Consolas" w:ascii="Consolas" w:hAnsi="Consolas"/>
                  <w:b w:val="false"/>
                  <w:bCs w:val="false"/>
                  <w:i w:val="false"/>
                  <w:iCs w:val="false"/>
                  <w:sz w:val="18"/>
                  <w:szCs w:val="18"/>
                </w:rPr>
                <w:t>OCI_DDL_Modules.c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43" w:author="Claude" w:date="2026-09-27T12:00:00Z">
              <w:r>
                <w:rPr>
                  <w:rFonts w:eastAsia="Consolas" w:cs="Consolas" w:ascii="Consolas" w:hAnsi="Consolas"/>
                  <w:b w:val="false"/>
                  <w:bCs w:val="false"/>
                  <w:i w:val="false"/>
                  <w:iCs w:val="false"/>
                  <w:sz w:val="18"/>
                  <w:szCs w:val="18"/>
                </w:rPr>
                <w:t>DDL_Modules.c / .h</w:t>
              </w:r>
            </w:ins>
          </w:p>
        </w:tc>
      </w:tr>
      <w:tr>
        <w:trPr>
          <w:ins w:id="44"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45" w:author="Claude" w:date="2026-09-27T12:00:00Z">
              <w:r>
                <w:rPr>
                  <w:rFonts w:eastAsia="Consolas" w:cs="Consolas" w:ascii="Consolas" w:hAnsi="Consolas"/>
                  <w:b w:val="false"/>
                  <w:bCs w:val="false"/>
                  <w:i w:val="false"/>
                  <w:iCs w:val="false"/>
                  <w:sz w:val="18"/>
                  <w:szCs w:val="18"/>
                </w:rPr>
                <w:t>OCI_Delete_Execute_Module.c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46" w:author="Claude" w:date="2026-09-27T12:00:00Z">
              <w:r>
                <w:rPr>
                  <w:rFonts w:eastAsia="Consolas" w:cs="Consolas" w:ascii="Consolas" w:hAnsi="Consolas"/>
                  <w:b w:val="false"/>
                  <w:bCs w:val="false"/>
                  <w:i w:val="false"/>
                  <w:iCs w:val="false"/>
                  <w:sz w:val="18"/>
                  <w:szCs w:val="18"/>
                </w:rPr>
                <w:t>Delete_Execute_Module.c / .h</w:t>
              </w:r>
            </w:ins>
          </w:p>
        </w:tc>
      </w:tr>
      <w:tr>
        <w:trPr>
          <w:ins w:id="47"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48" w:author="Claude" w:date="2026-09-27T12:00:00Z">
              <w:r>
                <w:rPr>
                  <w:rFonts w:eastAsia="Consolas" w:cs="Consolas" w:ascii="Consolas" w:hAnsi="Consolas"/>
                  <w:b w:val="false"/>
                  <w:bCs w:val="false"/>
                  <w:i w:val="false"/>
                  <w:iCs w:val="false"/>
                  <w:sz w:val="18"/>
                  <w:szCs w:val="18"/>
                </w:rPr>
                <w:t>OCI_Execute_Procedure_Module.c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49" w:author="Claude" w:date="2026-09-27T12:00:00Z">
              <w:r>
                <w:rPr>
                  <w:rFonts w:eastAsia="Consolas" w:cs="Consolas" w:ascii="Consolas" w:hAnsi="Consolas"/>
                  <w:b w:val="false"/>
                  <w:bCs w:val="false"/>
                  <w:i w:val="false"/>
                  <w:iCs w:val="false"/>
                  <w:sz w:val="18"/>
                  <w:szCs w:val="18"/>
                </w:rPr>
                <w:t>Execute_Procedure_Module.c / .h</w:t>
              </w:r>
            </w:ins>
          </w:p>
        </w:tc>
      </w:tr>
      <w:tr>
        <w:trPr>
          <w:ins w:id="50"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51" w:author="Claude" w:date="2026-09-27T12:00:00Z">
              <w:r>
                <w:rPr>
                  <w:rFonts w:eastAsia="Consolas" w:cs="Consolas" w:ascii="Consolas" w:hAnsi="Consolas"/>
                  <w:b w:val="false"/>
                  <w:bCs w:val="false"/>
                  <w:i w:val="false"/>
                  <w:iCs w:val="false"/>
                  <w:sz w:val="18"/>
                  <w:szCs w:val="18"/>
                </w:rPr>
                <w:t>OCI_Execute_Query_Batch_Module.c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52" w:author="Claude" w:date="2026-09-27T12:00:00Z">
              <w:r>
                <w:rPr>
                  <w:rFonts w:eastAsia="Consolas" w:cs="Consolas" w:ascii="Consolas" w:hAnsi="Consolas"/>
                  <w:b w:val="false"/>
                  <w:bCs w:val="false"/>
                  <w:i w:val="false"/>
                  <w:iCs w:val="false"/>
                  <w:sz w:val="18"/>
                  <w:szCs w:val="18"/>
                </w:rPr>
                <w:t>Execute_Query_Batch_Module.c / .h</w:t>
              </w:r>
            </w:ins>
          </w:p>
        </w:tc>
      </w:tr>
      <w:tr>
        <w:trPr>
          <w:ins w:id="53"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54" w:author="Claude" w:date="2026-09-27T12:00:00Z">
              <w:r>
                <w:rPr>
                  <w:rFonts w:eastAsia="Consolas" w:cs="Consolas" w:ascii="Consolas" w:hAnsi="Consolas"/>
                  <w:b w:val="false"/>
                  <w:bCs w:val="false"/>
                  <w:i w:val="false"/>
                  <w:iCs w:val="false"/>
                  <w:sz w:val="18"/>
                  <w:szCs w:val="18"/>
                </w:rPr>
                <w:t>OCI_Insert_Execute_Module.c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55" w:author="Claude" w:date="2026-09-27T12:00:00Z">
              <w:r>
                <w:rPr>
                  <w:rFonts w:eastAsia="Consolas" w:cs="Consolas" w:ascii="Consolas" w:hAnsi="Consolas"/>
                  <w:b w:val="false"/>
                  <w:bCs w:val="false"/>
                  <w:i w:val="false"/>
                  <w:iCs w:val="false"/>
                  <w:sz w:val="18"/>
                  <w:szCs w:val="18"/>
                </w:rPr>
                <w:t>Insert_Execute_Module.c / .h</w:t>
              </w:r>
            </w:ins>
          </w:p>
        </w:tc>
      </w:tr>
      <w:tr>
        <w:trPr>
          <w:ins w:id="56"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57" w:author="Claude" w:date="2026-09-27T12:00:00Z">
              <w:r>
                <w:rPr>
                  <w:rFonts w:eastAsia="Consolas" w:cs="Consolas" w:ascii="Consolas" w:hAnsi="Consolas"/>
                  <w:b w:val="false"/>
                  <w:bCs w:val="false"/>
                  <w:i w:val="false"/>
                  <w:iCs w:val="false"/>
                  <w:sz w:val="18"/>
                  <w:szCs w:val="18"/>
                </w:rPr>
                <w:t>OCI_Table_Metadata_Module.c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58" w:author="Claude" w:date="2026-09-27T12:00:00Z">
              <w:r>
                <w:rPr>
                  <w:rFonts w:eastAsia="Consolas" w:cs="Consolas" w:ascii="Consolas" w:hAnsi="Consolas"/>
                  <w:b w:val="false"/>
                  <w:bCs w:val="false"/>
                  <w:i w:val="false"/>
                  <w:iCs w:val="false"/>
                  <w:sz w:val="18"/>
                  <w:szCs w:val="18"/>
                </w:rPr>
                <w:t>Table_Metadata_Module.c / .h</w:t>
              </w:r>
            </w:ins>
          </w:p>
        </w:tc>
      </w:tr>
      <w:tr>
        <w:trPr>
          <w:ins w:id="59" w:author="Claude" w:date="2026-09-27T12:00:00Z"/>
        </w:trPr>
        <w:tc>
          <w:tcPr>
            <w:tcW w:w="5040" w:type="dxa"/>
            <w:tcBorders>
              <w:top w:val="single" w:sz="4" w:space="0" w:color="000000"/>
              <w:left w:val="single" w:sz="4" w:space="0" w:color="000000"/>
              <w:bottom w:val="single" w:sz="4" w:space="0" w:color="000000"/>
              <w:right w:val="single" w:sz="4" w:space="0" w:color="000000"/>
            </w:tcBorders>
          </w:tcPr>
          <w:p>
            <w:pPr>
              <w:pStyle w:val="Normal"/>
              <w:rPr/>
            </w:pPr>
            <w:ins w:id="60" w:author="Claude" w:date="2026-09-27T12:00:00Z">
              <w:r>
                <w:rPr>
                  <w:rFonts w:eastAsia="Consolas" w:cs="Consolas" w:ascii="Consolas" w:hAnsi="Consolas"/>
                  <w:b w:val="false"/>
                  <w:bCs w:val="false"/>
                  <w:i w:val="false"/>
                  <w:iCs w:val="false"/>
                  <w:sz w:val="18"/>
                  <w:szCs w:val="18"/>
                </w:rPr>
                <w:t>OCI_Update_Execute_Module.c / .h</w:t>
              </w:r>
            </w:ins>
          </w:p>
        </w:tc>
        <w:tc>
          <w:tcPr>
            <w:tcW w:w="5039" w:type="dxa"/>
            <w:tcBorders>
              <w:top w:val="single" w:sz="4" w:space="0" w:color="000000"/>
              <w:left w:val="single" w:sz="4" w:space="0" w:color="000000"/>
              <w:bottom w:val="single" w:sz="4" w:space="0" w:color="000000"/>
              <w:right w:val="single" w:sz="4" w:space="0" w:color="000000"/>
            </w:tcBorders>
          </w:tcPr>
          <w:p>
            <w:pPr>
              <w:pStyle w:val="Normal"/>
              <w:rPr/>
            </w:pPr>
            <w:ins w:id="61" w:author="Claude" w:date="2026-09-27T12:00:00Z">
              <w:r>
                <w:rPr>
                  <w:rFonts w:eastAsia="Consolas" w:cs="Consolas" w:ascii="Consolas" w:hAnsi="Consolas"/>
                  <w:b w:val="false"/>
                  <w:bCs w:val="false"/>
                  <w:i w:val="false"/>
                  <w:iCs w:val="false"/>
                  <w:sz w:val="18"/>
                  <w:szCs w:val="18"/>
                </w:rPr>
                <w:t>Update_Execute_Module.c / .h</w:t>
              </w:r>
            </w:ins>
          </w:p>
        </w:tc>
      </w:tr>
    </w:tbl>
    <w:p>
      <w:pPr>
        <w:pStyle w:val="Normal"/>
        <w:spacing w:before="0" w:after="40"/>
        <w:rPr/>
      </w:pPr>
      <w:ins w:id="62" w:author="Claude" w:date="2026-09-27T12:00:00Z">
        <w:r>
          <w:rPr/>
          <w:t>Project-wide mapping, the names deliberately left unchanged, and the files that are still Oracle-specific after the rename: db_driver_Interface_and_New_Driver_Guide.docx, Section 7.</w:t>
        </w:r>
      </w:ins>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1"/>
    <w:lvlOverride w:ilvl="0">
      <w:startOverride w:val="1"/>
    </w:lvlOverride>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bering>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LibreOffice/25.2.7.2$Linux_X86_64 LibreOffice_project/520$Build-2</Application>
  <AppVersion>15.0000</AppVersion>
  <Pages>2</Pages>
  <Words>5191</Words>
  <Characters>34317</Characters>
  <CharactersWithSpaces>39489</CharactersWithSpaces>
  <Paragraphs>385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2026-08-13T15:34:29Z</dcterms:created>
  <dc:creator>Un-named</dc:creator>
  <dc:description/>
  <dc:language>en-US</dc:language>
  <cp:lastModifiedBy/>
  <dcterms:modified xsi:type="dcterms:W3CDTF">2026-09-20T22:53:29Z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