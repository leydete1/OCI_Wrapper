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del w:id="0" w:author="Claude" w:date="2026-09-27T12:00:00Z">
        <w:r>
          <w:rPr>
            <w:color w:val="666666"/>
            <w:sz w:val="22"/>
            <w:szCs w:val="22"/>
          </w:rPr>
          <w:delText>Data Manager</w:delText>
        </w:r>
      </w:del>
      <w:ins w:id="1" w:author="Claude" w:date="2026-09-27T12:00:00Z">
        <w:r>
          <w:rPr>
            <w:color w:val="666666"/>
            <w:sz w:val="22"/>
            <w:szCs w:val="22"/>
          </w:rPr>
          <w:t>DataSol_Gateway</w:t>
        </w:r>
      </w:ins>
    </w:p>
    <w:p>
      <w:pPr>
        <w:pStyle w:val="Normal"/>
        <w:spacing w:before="0" w:after="120"/>
        <w:rPr/>
      </w:pPr>
      <w:r>
        <w:rPr>
          <w:b/>
          <w:bCs/>
          <w:sz w:val="40"/>
          <w:szCs w:val="40"/>
        </w:rPr>
        <w:t>Security Module – Design Specification</w:t>
      </w:r>
    </w:p>
    <w:p>
      <w:pPr>
        <w:pStyle w:val="Normal"/>
        <w:rPr/>
      </w:pPr>
      <w:del w:id="2" w:author="Claude" w:date="2026-09-27T12:00:00Z">
        <w:r>
          <w:rPr>
            <w:i/>
            <w:iCs/>
            <w:sz w:val="20"/>
            <w:szCs w:val="20"/>
          </w:rPr>
          <w:delText>Version 2.0  (supersedes v1.2, 2026-08-27)</w:delText>
        </w:r>
      </w:del>
      <w:ins w:id="3" w:author="Claude" w:date="2026-09-27T12:00:00Z">
        <w:r>
          <w:rPr>
            <w:i/>
            <w:iCs/>
            <w:sz w:val="20"/>
            <w:szCs w:val="20"/>
          </w:rPr>
          <w:t>Version 2.1  (supersedes v2.0, 2026-09-02)</w:t>
        </w:r>
      </w:ins>
      <w:r>
        <w:rPr>
          <w:i/>
          <w:iCs/>
          <w:sz w:val="20"/>
          <w:szCs w:val="20"/>
        </w:rPr>
        <w:t xml:space="preserve">  –  as-built, post-implementation review</w:t>
      </w:r>
    </w:p>
    <w:p>
      <w:pPr>
        <w:pStyle w:val="Normal"/>
        <w:spacing w:before="0" w:after="200"/>
        <w:rPr/>
      </w:pPr>
      <w:del w:id="4" w:author="Claude" w:date="2026-09-27T12:00:00Z">
        <w:r>
          <w:rPr>
            <w:i/>
            <w:iCs/>
            <w:sz w:val="20"/>
            <w:szCs w:val="20"/>
          </w:rPr>
          <w:delText>2026-09-02</w:delText>
        </w:r>
      </w:del>
      <w:ins w:id="5" w:author="Claude" w:date="2026-09-27T12:00:00Z">
        <w:r>
          <w:rPr>
            <w:i/>
            <w:iCs/>
            <w:sz w:val="20"/>
            <w:szCs w:val="20"/>
          </w:rPr>
          <w:t>2026-09-27</w:t>
        </w:r>
      </w:ins>
    </w:p>
    <w:p>
      <w:pPr>
        <w:pStyle w:val="Normal"/>
        <w:spacing w:before="0" w:after="120"/>
        <w:rPr/>
      </w:pPr>
      <w:r>
        <w:rPr>
          <w:i/>
          <w:iCs/>
          <w:sz w:val="20"/>
          <w:szCs w:val="20"/>
        </w:rPr>
        <w:t>Covers authentication and authorization for the Data Manager platform: local identity store, whitelisted authentication sources, delegated LDAP/AD authentication, local password authentication, permission-based authorization, audit trail integration, timing metrics, and integration with the existing Session Manager and HTTP Consumer. This revision documents the module AS BUILT AND TESTED - Stages 0 through 6 plus authentication timing metrics are complete. Written so a developer with no other context can implement directly from it, and so the next person to touch this code can benefit from what the first implementation got wrong before it got right.</w:t>
      </w:r>
    </w:p>
    <w:p>
      <w:pPr>
        <w:pStyle w:val="Normal"/>
        <w:spacing w:before="0" w:after="240"/>
        <w:rPr/>
      </w:pPr>
      <w:r>
        <w:rPr>
          <w:i/>
          <w:iCs/>
          <w:color w:val="555555"/>
          <w:sz w:val="18"/>
          <w:szCs w:val="18"/>
        </w:rPr>
        <w:t>Revision note (v2.0): this is a substantial rewrite, not a point revision. v1.2 was approved-to-implement; everything from Stage 3 (LDAP) onward turned out differently in practice than in design, most significantly the Authentication Manager's LDAP path (Section 6.3) and the threading story (Section 11). Two claims in v1.2 were simply wrong once built - Section 10's "audit trail and metrics are produced automatically" and Section 6.6's "stored alongside the session_cache entry" - both corrected here. New: Section 6.7 (Audit Trail Integration), Section 6.8 (Metrics Integration), and Section 14 (Lessons Learned) - the last of these exists specifically to save the next person who touches this module from re-discovering four non-obvious bugs the hard way.</w:t>
      </w:r>
    </w:p>
    <w:p>
      <w:pPr>
        <w:pStyle w:val="Normal"/>
        <w:spacing w:before="0" w:after="240"/>
        <w:rPr>
          <w:ins w:id="7" w:author="Claude" w:date="2026-09-27T12:00:00Z"/>
        </w:rPr>
      </w:pPr>
      <w:ins w:id="6" w:author="Claude" w:date="2026-09-27T12:00:00Z">
        <w:r>
          <w:rPr>
            <w:i/>
            <w:iCs/>
            <w:color w:val="555555"/>
            <w:sz w:val="18"/>
            <w:szCs w:val="18"/>
          </w:rPr>
          <w:t>Revision note (v2.1, 2026-09-27): DataSol_Gateway rename - a documentation refresh only; no design or behaviour described here has changed. The project formerly known as Data Manager (executable OCI_Wrapper) is now DataSol_Gateway, and the OCI_ prefix has been removed from every source and header file whose own name carried it - for example, OCI_Insert_Execute_Module.c is now Insert_Execute_Module.c and oci_cache.c is now cache.c. File references throughout now use the current names, including those inside dated entries, since every renamed file still exists under its new name. The old-to-new mapping for every file this document mentions is in the appendix at the end; the full project-wide mapping is in db_driver_Interface_and_New_Driver_Guide.docx, Section 7. Function, type, table and log-file names that still carry OCI_ or Data_Manager in the source - OCI_Pool_*(), oci_context_t, OCI_SESSION, OCI_FIELD_TEST, *_Data_Manager.log - are unchanged there, and so are unchanged here.</w:t>
        </w:r>
      </w:ins>
    </w:p>
    <w:p>
      <w:pPr>
        <w:pStyle w:val="Heading1"/>
        <w:spacing w:before="320" w:after="160"/>
        <w:rPr/>
      </w:pPr>
      <w:r>
        <w:rPr/>
        <w:t>1. Introduction / Purpose</w:t>
      </w:r>
    </w:p>
    <w:p>
      <w:pPr>
        <w:pStyle w:val="Normal"/>
        <w:spacing w:before="0" w:after="160"/>
        <w:rPr/>
      </w:pPr>
      <w:r>
        <w:rPr/>
        <w:t>The Security Module provides authentication and authorization for Data Manager, deliberately separated into two responsibilities designed to evolve independently:</w:t>
      </w:r>
    </w:p>
    <w:p>
      <w:pPr>
        <w:pStyle w:val="ListParagraph"/>
        <w:numPr>
          <w:ilvl w:val="0"/>
          <w:numId w:val="3"/>
        </w:numPr>
        <w:spacing w:before="0" w:after="80"/>
        <w:rPr/>
      </w:pPr>
      <w:r>
        <w:rPr/>
        <w:t>Authentication – proving a client is who it claims to be. The application owns the identity record even when the actual credential check is delegated to an external directory.</w:t>
      </w:r>
    </w:p>
    <w:p>
      <w:pPr>
        <w:pStyle w:val="ListParagraph"/>
        <w:numPr>
          <w:ilvl w:val="0"/>
          <w:numId w:val="1"/>
        </w:numPr>
        <w:spacing w:before="0" w:after="80"/>
        <w:rPr/>
      </w:pPr>
      <w:r>
        <w:rPr/>
        <w:t>Authorization – deciding what an authenticated identity is allowed to do. Kept entirely local (no dependency on LDAP/AD group membership) so permissions can be changed without touching the directory.</w:t>
      </w:r>
    </w:p>
    <w:p>
      <w:pPr>
        <w:pStyle w:val="Normal"/>
        <w:spacing w:before="0" w:after="160"/>
        <w:rPr/>
      </w:pPr>
      <w:r>
        <w:rPr/>
        <w:t>This document formalizes and extends the original proposal (2026-08-26) into an implementation-ready specification, following the same conventions used elsewhere in this project (</w:t>
      </w:r>
      <w:del w:id="8" w:author="Claude" w:date="2026-09-27T12:00:00Z">
        <w:r>
          <w:rPr/>
          <w:delText>OCI_</w:delText>
        </w:r>
      </w:del>
      <w:r>
        <w:rPr/>
        <w:t>Session_Manager.h, Create_Session_Table.txt, Create_Audit_Table.txt) - and, as of this revision, documents what was actually built, which diverged from the original design in several places worth understanding, not just accepting.</w:t>
      </w:r>
    </w:p>
    <w:p>
      <w:pPr>
        <w:pStyle w:val="Heading2"/>
        <w:spacing w:before="260" w:after="120"/>
        <w:rPr/>
      </w:pPr>
      <w:r>
        <w:rPr/>
        <w:t>Interested parties</w:t>
      </w:r>
    </w:p>
    <w:p>
      <w:pPr>
        <w:pStyle w:val="ListParagraph"/>
        <w:numPr>
          <w:ilvl w:val="0"/>
          <w:numId w:val="1"/>
        </w:numPr>
        <w:spacing w:before="0" w:after="80"/>
        <w:rPr/>
      </w:pPr>
      <w:r>
        <w:rPr/>
        <w:t xml:space="preserve">Developers – maintaining </w:t>
      </w:r>
      <w:del w:id="9" w:author="Claude" w:date="2026-09-27T12:00:00Z">
        <w:r>
          <w:rPr/>
          <w:delText>OCI_</w:delText>
        </w:r>
      </w:del>
      <w:r>
        <w:rPr/>
        <w:t xml:space="preserve">Auth_Manager.c/.h, </w:t>
      </w:r>
      <w:del w:id="10" w:author="Claude" w:date="2026-09-27T12:00:00Z">
        <w:r>
          <w:rPr/>
          <w:delText>OCI_</w:delText>
        </w:r>
      </w:del>
      <w:r>
        <w:rPr/>
        <w:t>Authz_Manager.c/.h, authz_cache.c/.h, crypt_helper.c/.h, ldap_auth_helper.c/.h, and the standalone ldap_bind_helper.c executable (Section 6.3) - a wider file set than v1.2 anticipated.</w:t>
      </w:r>
    </w:p>
    <w:p>
      <w:pPr>
        <w:pStyle w:val="ListParagraph"/>
        <w:numPr>
          <w:ilvl w:val="0"/>
          <w:numId w:val="1"/>
        </w:numPr>
        <w:spacing w:before="0" w:after="80"/>
        <w:rPr/>
      </w:pPr>
      <w:r>
        <w:rPr/>
        <w:t>The request consumer – File Consumer and HTTP Consumer, both fully implemented and tested; AUTHENTICATE/CHECK_PERMISSION requests reach this module exactly as any other operation type does, confirmed under real concurrent load (Section 8, Stage 6).</w:t>
      </w:r>
    </w:p>
    <w:p>
      <w:pPr>
        <w:pStyle w:val="ListParagraph"/>
        <w:numPr>
          <w:ilvl w:val="0"/>
          <w:numId w:val="1"/>
        </w:numPr>
        <w:spacing w:before="0" w:after="80"/>
        <w:rPr/>
      </w:pPr>
      <w:r>
        <w:rPr/>
        <w:t>The Session Manager – downstream consumer of a successful authentication result; unchanged by this module (Section 7).</w:t>
      </w:r>
    </w:p>
    <w:p>
      <w:pPr>
        <w:pStyle w:val="ListParagraph"/>
        <w:numPr>
          <w:ilvl w:val="0"/>
          <w:numId w:val="1"/>
        </w:numPr>
        <w:spacing w:before="0" w:after="80"/>
        <w:rPr/>
      </w:pPr>
      <w:r>
        <w:rPr/>
        <w:t xml:space="preserve">Whoever operates the OpenLDAP/AD directory - a genuinely separate process (ldap_bind_helper) now talks to it directly, not the main </w:t>
      </w:r>
      <w:del w:id="11" w:author="Claude" w:date="2026-09-27T12:00:00Z">
        <w:r>
          <w:rPr/>
          <w:delText>OCI_Wrapper</w:delText>
        </w:r>
      </w:del>
      <w:ins w:id="12" w:author="Claude" w:date="2026-09-27T12:00:00Z">
        <w:r>
          <w:rPr/>
          <w:t>DataSol_Gateway</w:t>
        </w:r>
      </w:ins>
      <w:r>
        <w:rPr/>
        <w:t xml:space="preserve"> process (Section 6.3).</w:t>
      </w:r>
    </w:p>
    <w:p>
      <w:pPr>
        <w:pStyle w:val="Heading1"/>
        <w:spacing w:before="320" w:after="160"/>
        <w:rPr/>
      </w:pPr>
      <w:r>
        <w:rPr/>
        <w:t>2. Scope / Out of Scope</w:t>
      </w:r>
    </w:p>
    <w:p>
      <w:pPr>
        <w:pStyle w:val="Heading3"/>
        <w:spacing w:before="200" w:after="100"/>
        <w:rPr/>
      </w:pPr>
      <w:r>
        <w:rPr/>
        <w:t>In scope</w:t>
      </w:r>
    </w:p>
    <w:p>
      <w:pPr>
        <w:pStyle w:val="ListParagraph"/>
        <w:numPr>
          <w:ilvl w:val="0"/>
          <w:numId w:val="1"/>
        </w:numPr>
        <w:spacing w:before="0" w:after="80"/>
        <w:rPr/>
      </w:pPr>
      <w:r>
        <w:rPr/>
        <w:t>Local user identity table (APP_USER), owned by the application regardless of where the credential itself is checked.</w:t>
      </w:r>
    </w:p>
    <w:p>
      <w:pPr>
        <w:pStyle w:val="ListParagraph"/>
        <w:numPr>
          <w:ilvl w:val="0"/>
          <w:numId w:val="1"/>
        </w:numPr>
        <w:spacing w:before="0" w:after="80"/>
        <w:rPr/>
      </w:pPr>
      <w:r>
        <w:rPr/>
        <w:t>Authentication-source whitelist (AUTH_SOURCE) – administrator-curated list of trusted identity providers; users are assigned one, never allowed to specify one at login time.</w:t>
      </w:r>
    </w:p>
    <w:p>
      <w:pPr>
        <w:pStyle w:val="ListParagraph"/>
        <w:numPr>
          <w:ilvl w:val="0"/>
          <w:numId w:val="1"/>
        </w:numPr>
        <w:spacing w:before="0" w:after="80"/>
        <w:rPr/>
      </w:pPr>
      <w:r>
        <w:rPr/>
        <w:t>Local password authentication against a salted Argon2id hash – the password itself is never stored.</w:t>
      </w:r>
    </w:p>
    <w:p>
      <w:pPr>
        <w:pStyle w:val="ListParagraph"/>
        <w:numPr>
          <w:ilvl w:val="0"/>
          <w:numId w:val="1"/>
        </w:numPr>
        <w:spacing w:before="0" w:after="80"/>
        <w:rPr/>
      </w:pPr>
      <w:r>
        <w:rPr/>
        <w:t>Delegated authentication against LDAP/AD via an LDAP bind, executed in a separate, isolated OS process (Section 6.3) - not, as originally designed, in-process.</w:t>
      </w:r>
    </w:p>
    <w:p>
      <w:pPr>
        <w:pStyle w:val="ListParagraph"/>
        <w:numPr>
          <w:ilvl w:val="0"/>
          <w:numId w:val="1"/>
        </w:numPr>
        <w:spacing w:before="0" w:after="80"/>
        <w:rPr/>
      </w:pPr>
      <w:r>
        <w:rPr/>
        <w:t>Permission-based authorization: USER → USER_ROLE → ROLE → ROLE_PERMISSION → PERMISSION, backed by a dedicated permission cache (authz_cache, Section 6.6) built at login time.</w:t>
      </w:r>
    </w:p>
    <w:p>
      <w:pPr>
        <w:pStyle w:val="ListParagraph"/>
        <w:numPr>
          <w:ilvl w:val="0"/>
          <w:numId w:val="1"/>
        </w:numPr>
        <w:spacing w:before="0" w:after="80"/>
        <w:rPr/>
      </w:pPr>
      <w:r>
        <w:rPr/>
        <w:t>Handoff into the existing Session Manager (</w:t>
      </w:r>
      <w:del w:id="13" w:author="Claude" w:date="2026-09-27T12:00:00Z">
        <w:r>
          <w:rPr/>
          <w:delText>OCI_</w:delText>
        </w:r>
      </w:del>
      <w:r>
        <w:rPr/>
        <w:t>Session_Manager.c) on successful authentication - unchanged.</w:t>
      </w:r>
    </w:p>
    <w:p>
      <w:pPr>
        <w:pStyle w:val="ListParagraph"/>
        <w:numPr>
          <w:ilvl w:val="0"/>
          <w:numId w:val="1"/>
        </w:numPr>
        <w:spacing w:before="0" w:after="80"/>
        <w:rPr/>
      </w:pPr>
      <w:r>
        <w:rPr/>
        <w:t>Account lockout after repeated failed LOCAL-authentication attempts (manual administrator reset only) - LDAP/AD failures deliberately do NOT trigger local lockout (Section 5).</w:t>
      </w:r>
    </w:p>
    <w:p>
      <w:pPr>
        <w:pStyle w:val="ListParagraph"/>
        <w:numPr>
          <w:ilvl w:val="0"/>
          <w:numId w:val="1"/>
        </w:numPr>
        <w:spacing w:before="0" w:after="80"/>
        <w:rPr/>
      </w:pPr>
      <w:r>
        <w:rPr/>
        <w:t>AUDIT_TRAIL rows for failed logins, lockout events, and failed-attempt-counter resets on success – built explicitly in Stage 4, not automatically (Section 6.7).</w:t>
      </w:r>
    </w:p>
    <w:p>
      <w:pPr>
        <w:pStyle w:val="ListParagraph"/>
        <w:numPr>
          <w:ilvl w:val="0"/>
          <w:numId w:val="1"/>
        </w:numPr>
        <w:spacing w:before="0" w:after="80"/>
        <w:rPr/>
      </w:pPr>
      <w:r>
        <w:rPr/>
        <w:t>Per-request timing metrics for the credential check itself (ldap_bind_us / crypt_verify_us) – built explicitly after Stage 6, not automatically (Section 6.8).</w:t>
      </w:r>
    </w:p>
    <w:p>
      <w:pPr>
        <w:pStyle w:val="ListParagraph"/>
        <w:numPr>
          <w:ilvl w:val="0"/>
          <w:numId w:val="1"/>
        </w:numPr>
        <w:spacing w:before="0" w:after="80"/>
        <w:rPr/>
      </w:pPr>
      <w:r>
        <w:rPr/>
        <w:t>AUTHENTICATE and CHECK_PERMISSION as ordinary operation types (OP_AUTHENTICATE, OP_CHECK_PERMISSION) carried through the same Level 1/Level 2 parsing and dispatcher.c routing every other operation type uses – confirmed by code review and live concurrent testing to introduce no new wire format, listener, or transport-specific auth mechanism (Section 8, Stage 6).</w:t>
      </w:r>
    </w:p>
    <w:p>
      <w:pPr>
        <w:pStyle w:val="ListParagraph"/>
        <w:numPr>
          <w:ilvl w:val="0"/>
          <w:numId w:val="1"/>
        </w:numPr>
        <w:spacing w:before="0" w:after="80"/>
        <w:rPr/>
      </w:pPr>
      <w:r>
        <w:rPr/>
        <w:t>XML and JSON request/response templates for both new operations (Section 8) – validated against real running responses, not just designed; still the basis for the pending companion update to Data_Manager_Request_Definitions_v1_3.docx.</w:t>
      </w:r>
    </w:p>
    <w:p>
      <w:pPr>
        <w:pStyle w:val="Normal"/>
        <w:spacing w:before="0" w:after="160"/>
        <w:rPr/>
      </w:pPr>
      <w:r>
        <w:rPr>
          <w:b/>
          <w:bCs/>
        </w:rPr>
        <w:t>Anything not described in this document is out of scope.</w:t>
      </w:r>
    </w:p>
    <w:p>
      <w:pPr>
        <w:pStyle w:val="Heading3"/>
        <w:spacing w:before="200" w:after="100"/>
        <w:rPr/>
      </w:pPr>
      <w:r>
        <w:rPr/>
        <w:t>Out of scope</w:t>
      </w:r>
    </w:p>
    <w:p>
      <w:pPr>
        <w:pStyle w:val="ListParagraph"/>
        <w:numPr>
          <w:ilvl w:val="0"/>
          <w:numId w:val="1"/>
        </w:numPr>
        <w:spacing w:before="0" w:after="80"/>
        <w:rPr/>
      </w:pPr>
      <w:r>
        <w:rPr/>
        <w:t>Authorization sourced from LDAP/AD group membership – explicitly rejected (Section 5).</w:t>
      </w:r>
    </w:p>
    <w:p>
      <w:pPr>
        <w:pStyle w:val="ListParagraph"/>
        <w:numPr>
          <w:ilvl w:val="0"/>
          <w:numId w:val="1"/>
        </w:numPr>
        <w:spacing w:before="0" w:after="80"/>
        <w:rPr/>
      </w:pPr>
      <w:r>
        <w:rPr/>
        <w:t>Single sign-on / token federation (SAML, OIDC) – the whitelist model supports a source of TYPE = 'OIDC' later without a schema change; not implemented.</w:t>
      </w:r>
    </w:p>
    <w:p>
      <w:pPr>
        <w:pStyle w:val="ListParagraph"/>
        <w:numPr>
          <w:ilvl w:val="0"/>
          <w:numId w:val="1"/>
        </w:numPr>
        <w:spacing w:before="0" w:after="80"/>
        <w:rPr/>
      </w:pPr>
      <w:r>
        <w:rPr/>
        <w:t>Self-service password reset / user self-registration – user records are administrator-provisioned.</w:t>
      </w:r>
    </w:p>
    <w:p>
      <w:pPr>
        <w:pStyle w:val="ListParagraph"/>
        <w:numPr>
          <w:ilvl w:val="0"/>
          <w:numId w:val="1"/>
        </w:numPr>
        <w:spacing w:before="0" w:after="80"/>
        <w:rPr/>
      </w:pPr>
      <w:r>
        <w:rPr/>
        <w:t>Multi-factor authentication – noted as a future AUTH_SOURCE capability, not built.</w:t>
      </w:r>
    </w:p>
    <w:p>
      <w:pPr>
        <w:pStyle w:val="ListParagraph"/>
        <w:numPr>
          <w:ilvl w:val="0"/>
          <w:numId w:val="1"/>
        </w:numPr>
        <w:spacing w:before="0" w:after="80"/>
        <w:rPr/>
      </w:pPr>
      <w:r>
        <w:rPr/>
        <w:t>Automatic unlock of a locked account after a timeout – deliberately out of scope. Unlocking is an administrator action only; no auto-expiry job exists.</w:t>
      </w:r>
    </w:p>
    <w:p>
      <w:pPr>
        <w:pStyle w:val="ListParagraph"/>
        <w:numPr>
          <w:ilvl w:val="0"/>
          <w:numId w:val="1"/>
        </w:numPr>
        <w:spacing w:before="0" w:after="80"/>
        <w:rPr/>
      </w:pPr>
      <w:r>
        <w:rPr/>
        <w:t>A metrics record for OP_CHECK_PERMISSION's own LDAP/crypt breakdown – not applicable; CHECK_PERMISSION never touches either (Section 6.8).</w:t>
      </w:r>
    </w:p>
    <w:p>
      <w:pPr>
        <w:pStyle w:val="Heading1"/>
        <w:spacing w:before="320" w:after="160"/>
        <w:rPr/>
      </w:pPr>
      <w:r>
        <w:rPr/>
        <w:t>3. Architecture Diagram</w:t>
      </w:r>
    </w:p>
    <w:p>
      <w:pPr>
        <w:pStyle w:val="Normal"/>
        <w:spacing w:before="0" w:after="160"/>
        <w:rPr/>
      </w:pPr>
      <w:r>
        <w:rPr/>
        <w:t>Updated from v1.2 to show the actual process boundary the LDAP path ended up needing (Section 6.3) - the single biggest divergence between design and build in this whole module.</w:t>
      </w:r>
    </w:p>
    <w:p>
      <w:pPr>
        <w:pStyle w:val="Normal"/>
        <w:spacing w:before="0" w:after="0"/>
        <w:rPr/>
      </w:pPr>
      <w:r>
        <w:rPr>
          <w:rFonts w:eastAsia="Consolas" w:cs="Consolas" w:ascii="Consolas" w:hAnsi="Consolas"/>
          <w:sz w:val="18"/>
          <w:szCs w:val="18"/>
        </w:rPr>
        <w:t>Client</w:t>
      </w:r>
    </w:p>
    <w:p>
      <w:pPr>
        <w:pStyle w:val="Normal"/>
        <w:spacing w:before="0" w:after="0"/>
        <w:rPr/>
      </w:pPr>
      <w:r>
        <w:rPr>
          <w:rFonts w:eastAsia="Consolas" w:cs="Consolas" w:ascii="Consolas" w:hAnsi="Consolas"/>
          <w:sz w:val="18"/>
          <w:szCs w:val="18"/>
        </w:rPr>
        <w:t xml:space="preserve">  </w:t>
      </w:r>
      <w:r>
        <w:rPr>
          <w:rFonts w:eastAsia="Consolas" w:cs="Consolas" w:ascii="Consolas" w:hAnsi="Consolas"/>
          <w:sz w:val="18"/>
          <w:szCs w:val="18"/>
        </w:rPr>
        <w:t>|</w:t>
      </w:r>
    </w:p>
    <w:p>
      <w:pPr>
        <w:pStyle w:val="Normal"/>
        <w:spacing w:before="0" w:after="0"/>
        <w:rPr/>
      </w:pPr>
      <w:r>
        <w:rPr>
          <w:rFonts w:eastAsia="Consolas" w:cs="Consolas" w:ascii="Consolas" w:hAnsi="Consolas"/>
          <w:sz w:val="18"/>
          <w:szCs w:val="18"/>
        </w:rPr>
        <w:t xml:space="preserve">  </w:t>
      </w:r>
      <w:r>
        <w:rPr>
          <w:rFonts w:eastAsia="Consolas" w:cs="Consolas" w:ascii="Consolas" w:hAnsi="Consolas"/>
          <w:sz w:val="18"/>
          <w:szCs w:val="18"/>
        </w:rPr>
        <w:t>|  username, password  (never: username, auth_source)</w:t>
      </w:r>
    </w:p>
    <w:p>
      <w:pPr>
        <w:pStyle w:val="Normal"/>
        <w:spacing w:before="0" w:after="0"/>
        <w:rPr/>
      </w:pPr>
      <w:r>
        <w:rPr>
          <w:rFonts w:eastAsia="Consolas" w:cs="Consolas" w:ascii="Consolas" w:hAnsi="Consolas"/>
          <w:sz w:val="18"/>
          <w:szCs w:val="18"/>
        </w:rPr>
        <w:t xml:space="preserve">  </w:t>
      </w:r>
      <w:r>
        <w:rPr>
          <w:rFonts w:eastAsia="Consolas" w:cs="Consolas" w:ascii="Consolas" w:hAnsi="Consolas"/>
          <w:sz w:val="18"/>
          <w:szCs w:val="18"/>
        </w:rPr>
        <w:t>v</w:t>
      </w:r>
    </w:p>
    <w:p>
      <w:pPr>
        <w:pStyle w:val="Normal"/>
        <w:spacing w:before="0" w:after="0"/>
        <w:rPr/>
      </w:pPr>
      <w:r>
        <w:rPr>
          <w:rFonts w:eastAsia="Consolas" w:cs="Consolas" w:ascii="Consolas" w:hAnsi="Consolas"/>
          <w:sz w:val="18"/>
          <w:szCs w:val="18"/>
        </w:rPr>
        <w:t>+--------------------------+</w:t>
      </w:r>
    </w:p>
    <w:p>
      <w:pPr>
        <w:pStyle w:val="Normal"/>
        <w:spacing w:before="0" w:after="0"/>
        <w:rPr/>
      </w:pPr>
      <w:r>
        <w:rPr>
          <w:rFonts w:eastAsia="Consolas" w:cs="Consolas" w:ascii="Consolas" w:hAnsi="Consolas"/>
          <w:sz w:val="18"/>
          <w:szCs w:val="18"/>
        </w:rPr>
        <w:t>|   Authentication Manager |   (</w:t>
      </w:r>
      <w:del w:id="14" w:author="Claude" w:date="2026-09-27T12:00:00Z">
        <w:r>
          <w:rPr>
            <w:rFonts w:eastAsia="Consolas" w:cs="Consolas" w:ascii="Consolas" w:hAnsi="Consolas"/>
            <w:sz w:val="18"/>
            <w:szCs w:val="18"/>
          </w:rPr>
          <w:delText>OCI_</w:delText>
        </w:r>
      </w:del>
      <w:r>
        <w:rPr>
          <w:rFonts w:eastAsia="Consolas" w:cs="Consolas" w:ascii="Consolas" w:hAnsi="Consolas"/>
          <w:sz w:val="18"/>
          <w:szCs w:val="18"/>
        </w:rPr>
        <w:t>Auth_Manager.c - runs inside</w:t>
      </w:r>
    </w:p>
    <w:p>
      <w:pPr>
        <w:pStyle w:val="Normal"/>
        <w:spacing w:before="0" w:after="0"/>
        <w:rPr/>
      </w:pPr>
      <w:r>
        <w:rPr>
          <w:rFonts w:eastAsia="Consolas" w:cs="Consolas" w:ascii="Consolas" w:hAnsi="Consolas"/>
          <w:sz w:val="18"/>
          <w:szCs w:val="18"/>
        </w:rPr>
        <w:t xml:space="preserve">+--------------------------+    the main </w:t>
      </w:r>
      <w:del w:id="15" w:author="Claude" w:date="2026-09-27T12:00:00Z">
        <w:r>
          <w:rPr>
            <w:rFonts w:eastAsia="Consolas" w:cs="Consolas" w:ascii="Consolas" w:hAnsi="Consolas"/>
            <w:sz w:val="18"/>
            <w:szCs w:val="18"/>
          </w:rPr>
          <w:delText>OCI_Wrapper</w:delText>
        </w:r>
      </w:del>
      <w:ins w:id="16" w:author="Claude" w:date="2026-09-27T12:00:00Z">
        <w:r>
          <w:rPr>
            <w:rFonts w:eastAsia="Consolas" w:cs="Consolas" w:ascii="Consolas" w:hAnsi="Consolas"/>
            <w:sz w:val="18"/>
            <w:szCs w:val="18"/>
          </w:rPr>
          <w:t>DataSol_Gateway</w:t>
        </w:r>
      </w:ins>
      <w:r>
        <w:rPr>
          <w:rFonts w:eastAsia="Consolas" w:cs="Consolas" w:ascii="Consolas" w:hAnsi="Consolas"/>
          <w:sz w:val="18"/>
          <w:szCs w:val="18"/>
        </w:rPr>
        <w:t xml:space="preserve"> process)</w:t>
      </w:r>
    </w:p>
    <w:p>
      <w:pPr>
        <w:pStyle w:val="Normal"/>
        <w:spacing w:before="0" w:after="0"/>
        <w:rPr/>
      </w:pPr>
      <w:r>
        <w:rPr>
          <w:rFonts w:eastAsia="Consolas" w:cs="Consolas" w:ascii="Consolas" w:hAnsi="Consolas"/>
          <w:sz w:val="18"/>
          <w:szCs w:val="18"/>
        </w:rPr>
        <w:t xml:space="preserve">  </w:t>
      </w:r>
      <w:r>
        <w:rPr>
          <w:rFonts w:eastAsia="Consolas" w:cs="Consolas" w:ascii="Consolas" w:hAnsi="Consolas"/>
          <w:sz w:val="18"/>
          <w:szCs w:val="18"/>
        </w:rPr>
        <w:t>|</w:t>
      </w:r>
    </w:p>
    <w:p>
      <w:pPr>
        <w:pStyle w:val="Normal"/>
        <w:spacing w:before="0" w:after="0"/>
        <w:rPr/>
      </w:pPr>
      <w:r>
        <w:rPr>
          <w:rFonts w:eastAsia="Consolas" w:cs="Consolas" w:ascii="Consolas" w:hAnsi="Consolas"/>
          <w:sz w:val="18"/>
          <w:szCs w:val="18"/>
        </w:rPr>
        <w:t xml:space="preserve">  </w:t>
      </w:r>
      <w:r>
        <w:rPr>
          <w:rFonts w:eastAsia="Consolas" w:cs="Consolas" w:ascii="Consolas" w:hAnsi="Consolas"/>
          <w:sz w:val="18"/>
          <w:szCs w:val="18"/>
        </w:rPr>
        <w:t>| 1. look up APP_USER by username</w:t>
      </w:r>
    </w:p>
    <w:p>
      <w:pPr>
        <w:pStyle w:val="Normal"/>
        <w:spacing w:before="0" w:after="0"/>
        <w:rPr/>
      </w:pPr>
      <w:r>
        <w:rPr>
          <w:rFonts w:eastAsia="Consolas" w:cs="Consolas" w:ascii="Consolas" w:hAnsi="Consolas"/>
          <w:sz w:val="18"/>
          <w:szCs w:val="18"/>
        </w:rPr>
        <w:t xml:space="preserve">  </w:t>
      </w:r>
      <w:r>
        <w:rPr>
          <w:rFonts w:eastAsia="Consolas" w:cs="Consolas" w:ascii="Consolas" w:hAnsi="Consolas"/>
          <w:sz w:val="18"/>
          <w:szCs w:val="18"/>
        </w:rPr>
        <w:t>v</w:t>
      </w:r>
    </w:p>
    <w:p>
      <w:pPr>
        <w:pStyle w:val="Normal"/>
        <w:spacing w:before="0" w:after="0"/>
        <w:rPr/>
      </w:pPr>
      <w:r>
        <w:rPr>
          <w:rFonts w:eastAsia="Consolas" w:cs="Consolas" w:ascii="Consolas" w:hAnsi="Consolas"/>
          <w:sz w:val="18"/>
          <w:szCs w:val="18"/>
        </w:rPr>
        <w:t>AUTH_SOURCE.TYPE for that user</w:t>
      </w:r>
    </w:p>
    <w:p>
      <w:pPr>
        <w:pStyle w:val="Normal"/>
        <w:spacing w:before="0" w:after="0"/>
        <w:rPr/>
      </w:pPr>
      <w:r>
        <w:rPr>
          <w:rFonts w:eastAsia="Consolas" w:cs="Consolas" w:ascii="Consolas" w:hAnsi="Consolas"/>
          <w:sz w:val="18"/>
          <w:szCs w:val="18"/>
        </w:rPr>
        <w:t xml:space="preserve">  </w:t>
      </w:r>
      <w:r>
        <w:rPr>
          <w:rFonts w:eastAsia="Consolas" w:cs="Consolas" w:ascii="Consolas" w:hAnsi="Consolas"/>
          <w:sz w:val="18"/>
          <w:szCs w:val="18"/>
        </w:rPr>
        <w:t>|</w:t>
      </w:r>
    </w:p>
    <w:p>
      <w:pPr>
        <w:pStyle w:val="Normal"/>
        <w:spacing w:before="0" w:after="0"/>
        <w:rPr/>
      </w:pPr>
      <w:r>
        <w:rPr>
          <w:rFonts w:eastAsia="Consolas" w:cs="Consolas" w:ascii="Consolas" w:hAnsi="Consolas"/>
          <w:sz w:val="18"/>
          <w:szCs w:val="18"/>
        </w:rPr>
        <w:t xml:space="preserve">  </w:t>
      </w:r>
      <w:r>
        <w:rPr>
          <w:rFonts w:eastAsia="Consolas" w:cs="Consolas" w:ascii="Consolas" w:hAnsi="Consolas"/>
          <w:sz w:val="18"/>
          <w:szCs w:val="18"/>
        </w:rPr>
        <w:t>+---------------------+--------------------------------------+</w:t>
      </w:r>
    </w:p>
    <w:p>
      <w:pPr>
        <w:pStyle w:val="Normal"/>
        <w:spacing w:before="0" w:after="0"/>
        <w:rPr/>
      </w:pPr>
      <w:r>
        <w:rPr>
          <w:rFonts w:eastAsia="Consolas" w:cs="Consolas" w:ascii="Consolas" w:hAnsi="Consolas"/>
          <w:sz w:val="18"/>
          <w:szCs w:val="18"/>
        </w:rPr>
        <w:t xml:space="preserve">  </w:t>
      </w:r>
      <w:r>
        <w:rPr>
          <w:rFonts w:eastAsia="Consolas" w:cs="Consolas" w:ascii="Consolas" w:hAnsi="Consolas"/>
          <w:sz w:val="18"/>
          <w:szCs w:val="18"/>
        </w:rPr>
        <w:t>| LOCAL                                             LDAP/AD |</w:t>
      </w:r>
    </w:p>
    <w:p>
      <w:pPr>
        <w:pStyle w:val="Normal"/>
        <w:spacing w:before="0" w:after="0"/>
        <w:rPr/>
      </w:pPr>
      <w:r>
        <w:rPr>
          <w:rFonts w:eastAsia="Consolas" w:cs="Consolas" w:ascii="Consolas" w:hAnsi="Consolas"/>
          <w:sz w:val="18"/>
          <w:szCs w:val="18"/>
        </w:rPr>
        <w:t xml:space="preserve">  </w:t>
      </w:r>
      <w:r>
        <w:rPr>
          <w:rFonts w:eastAsia="Consolas" w:cs="Consolas" w:ascii="Consolas" w:hAnsi="Consolas"/>
          <w:sz w:val="18"/>
          <w:szCs w:val="18"/>
        </w:rPr>
        <w:t>v                                                          v</w:t>
      </w:r>
    </w:p>
    <w:p>
      <w:pPr>
        <w:pStyle w:val="Normal"/>
        <w:spacing w:before="0" w:after="0"/>
        <w:rPr/>
      </w:pPr>
      <w:r>
        <w:rPr>
          <w:rFonts w:eastAsia="Consolas" w:cs="Consolas" w:ascii="Consolas" w:hAnsi="Consolas"/>
          <w:sz w:val="18"/>
          <w:szCs w:val="18"/>
        </w:rPr>
        <w:t>Argon2id verify against              fork()/exec() ldap_bind_helper -</w:t>
      </w:r>
    </w:p>
    <w:p>
      <w:pPr>
        <w:pStyle w:val="Normal"/>
        <w:spacing w:before="0" w:after="0"/>
        <w:rPr/>
      </w:pPr>
      <w:r>
        <w:rPr>
          <w:rFonts w:eastAsia="Consolas" w:cs="Consolas" w:ascii="Consolas" w:hAnsi="Consolas"/>
          <w:sz w:val="18"/>
          <w:szCs w:val="18"/>
        </w:rPr>
        <w:t>APP_USER.PASSWORD_HASH               a SEPARATE, isolated OS process</w:t>
      </w:r>
    </w:p>
    <w:p>
      <w:pPr>
        <w:pStyle w:val="Normal"/>
        <w:spacing w:before="0" w:after="0"/>
        <w:rPr/>
      </w:pPr>
      <w:r>
        <w:rPr>
          <w:rFonts w:eastAsia="Consolas" w:cs="Consolas" w:ascii="Consolas" w:hAnsi="Consolas"/>
          <w:sz w:val="18"/>
          <w:szCs w:val="18"/>
        </w:rPr>
        <w:t>(crypt_helper.c, in-process)         (Section 6.3) - password sent via</w:t>
      </w:r>
    </w:p>
    <w:p>
      <w:pPr>
        <w:pStyle w:val="Normal"/>
        <w:spacing w:before="0" w:after="0"/>
        <w:rPr/>
      </w:pPr>
      <w:r>
        <w:rPr>
          <w:rFonts w:eastAsia="Consolas" w:cs="Consolas" w:ascii="Consolas" w:hAnsi="Consolas"/>
          <w:sz w:val="18"/>
          <w:szCs w:val="18"/>
        </w:rPr>
        <w:t xml:space="preserve">  </w:t>
      </w:r>
      <w:r>
        <w:rPr>
          <w:rFonts w:eastAsia="Consolas" w:cs="Consolas" w:ascii="Consolas" w:hAnsi="Consolas"/>
          <w:sz w:val="18"/>
          <w:szCs w:val="18"/>
        </w:rPr>
        <w:t>|                                  a pipe, never argv. This process</w:t>
      </w:r>
    </w:p>
    <w:p>
      <w:pPr>
        <w:pStyle w:val="Normal"/>
        <w:spacing w:before="0" w:after="0"/>
        <w:rPr/>
      </w:pPr>
      <w:r>
        <w:rPr>
          <w:rFonts w:eastAsia="Consolas" w:cs="Consolas" w:ascii="Consolas" w:hAnsi="Consolas"/>
          <w:sz w:val="18"/>
          <w:szCs w:val="18"/>
        </w:rPr>
        <w:t xml:space="preserve">  </w:t>
      </w:r>
      <w:r>
        <w:rPr>
          <w:rFonts w:eastAsia="Consolas" w:cs="Consolas" w:ascii="Consolas" w:hAnsi="Consolas"/>
          <w:sz w:val="18"/>
          <w:szCs w:val="18"/>
        </w:rPr>
        <w:t>|                                  links ONLY libldap, never Oracle's</w:t>
      </w:r>
    </w:p>
    <w:p>
      <w:pPr>
        <w:pStyle w:val="Normal"/>
        <w:spacing w:before="0" w:after="0"/>
        <w:rPr/>
      </w:pPr>
      <w:r>
        <w:rPr>
          <w:rFonts w:eastAsia="Consolas" w:cs="Consolas" w:ascii="Consolas" w:hAnsi="Consolas"/>
          <w:sz w:val="18"/>
          <w:szCs w:val="18"/>
        </w:rPr>
        <w:t xml:space="preserve">  </w:t>
      </w:r>
      <w:r>
        <w:rPr>
          <w:rFonts w:eastAsia="Consolas" w:cs="Consolas" w:ascii="Consolas" w:hAnsi="Consolas"/>
          <w:sz w:val="18"/>
          <w:szCs w:val="18"/>
        </w:rPr>
        <w:t>|                                  client library at all.</w:t>
      </w:r>
    </w:p>
    <w:p>
      <w:pPr>
        <w:pStyle w:val="Normal"/>
        <w:spacing w:before="0" w:after="0"/>
        <w:rPr/>
      </w:pPr>
      <w:r>
        <w:rPr>
          <w:rFonts w:eastAsia="Consolas" w:cs="Consolas" w:ascii="Consolas" w:hAnsi="Consolas"/>
          <w:sz w:val="18"/>
          <w:szCs w:val="18"/>
        </w:rPr>
        <w:t xml:space="preserve">  </w:t>
      </w:r>
      <w:r>
        <w:rPr>
          <w:rFonts w:eastAsia="Consolas" w:cs="Consolas" w:ascii="Consolas" w:hAnsi="Consolas"/>
          <w:sz w:val="18"/>
          <w:szCs w:val="18"/>
        </w:rPr>
        <w:t>|                                                          |</w:t>
      </w:r>
    </w:p>
    <w:p>
      <w:pPr>
        <w:pStyle w:val="Normal"/>
        <w:spacing w:before="0" w:after="0"/>
        <w:rPr/>
      </w:pPr>
      <w:r>
        <w:rPr>
          <w:rFonts w:eastAsia="Consolas" w:cs="Consolas" w:ascii="Consolas" w:hAnsi="Consolas"/>
          <w:sz w:val="18"/>
          <w:szCs w:val="18"/>
        </w:rPr>
        <w:t xml:space="preserve">  </w:t>
      </w:r>
      <w:r>
        <w:rPr>
          <w:rFonts w:eastAsia="Consolas" w:cs="Consolas" w:ascii="Consolas" w:hAnsi="Consolas"/>
          <w:sz w:val="18"/>
          <w:szCs w:val="18"/>
        </w:rPr>
        <w:t>+---------------------+--------------------------------------+</w:t>
      </w:r>
    </w:p>
    <w:p>
      <w:pPr>
        <w:pStyle w:val="Normal"/>
        <w:spacing w:before="0" w:after="0"/>
        <w:rPr/>
      </w:pPr>
      <w:r>
        <w:rPr>
          <w:rFonts w:eastAsia="Consolas" w:cs="Consolas" w:ascii="Consolas" w:hAnsi="Consolas"/>
          <w:sz w:val="18"/>
          <w:szCs w:val="18"/>
        </w:rPr>
        <w:t xml:space="preserve">                        </w:t>
      </w:r>
      <w:r>
        <w:rPr>
          <w:rFonts w:eastAsia="Consolas" w:cs="Consolas" w:ascii="Consolas" w:hAnsi="Consolas"/>
          <w:sz w:val="18"/>
          <w:szCs w:val="18"/>
        </w:rPr>
        <w:t>v</w:t>
      </w:r>
    </w:p>
    <w:p>
      <w:pPr>
        <w:pStyle w:val="Normal"/>
        <w:spacing w:before="0" w:after="0"/>
        <w:rPr/>
      </w:pPr>
      <w:r>
        <w:rPr>
          <w:rFonts w:eastAsia="Consolas" w:cs="Consolas" w:ascii="Consolas" w:hAnsi="Consolas"/>
          <w:sz w:val="18"/>
          <w:szCs w:val="18"/>
        </w:rPr>
        <w:t xml:space="preserve">                  </w:t>
      </w:r>
      <w:r>
        <w:rPr>
          <w:rFonts w:eastAsia="Consolas" w:cs="Consolas" w:ascii="Consolas" w:hAnsi="Consolas"/>
          <w:sz w:val="18"/>
          <w:szCs w:val="18"/>
        </w:rPr>
        <w:t>SUCCESS ? ---- NO ---&gt; LOCAL: record_auth_failure()</w:t>
      </w:r>
    </w:p>
    <w:p>
      <w:pPr>
        <w:pStyle w:val="Normal"/>
        <w:spacing w:before="0" w:after="0"/>
        <w:rPr/>
      </w:pPr>
      <w:r>
        <w:rPr>
          <w:rFonts w:eastAsia="Consolas" w:cs="Consolas" w:ascii="Consolas" w:hAnsi="Consolas"/>
          <w:sz w:val="18"/>
          <w:szCs w:val="18"/>
        </w:rPr>
        <w:t xml:space="preserve">                        </w:t>
      </w:r>
      <w:r>
        <w:rPr>
          <w:rFonts w:eastAsia="Consolas" w:cs="Consolas" w:ascii="Consolas" w:hAnsi="Consolas"/>
          <w:sz w:val="18"/>
          <w:szCs w:val="18"/>
        </w:rPr>
        <w:t>|                (increments FAILED_ATTEMPTS,</w:t>
      </w:r>
    </w:p>
    <w:p>
      <w:pPr>
        <w:pStyle w:val="Normal"/>
        <w:spacing w:before="0" w:after="0"/>
        <w:rPr/>
      </w:pPr>
      <w:r>
        <w:rPr>
          <w:rFonts w:eastAsia="Consolas" w:cs="Consolas" w:ascii="Consolas" w:hAnsi="Consolas"/>
          <w:sz w:val="18"/>
          <w:szCs w:val="18"/>
        </w:rPr>
        <w:t xml:space="preserve">                        </w:t>
      </w:r>
      <w:r>
        <w:rPr>
          <w:rFonts w:eastAsia="Consolas" w:cs="Consolas" w:ascii="Consolas" w:hAnsi="Consolas"/>
          <w:sz w:val="18"/>
          <w:szCs w:val="18"/>
        </w:rPr>
        <w:t>|                locks at threshold, writes</w:t>
      </w:r>
    </w:p>
    <w:p>
      <w:pPr>
        <w:pStyle w:val="Normal"/>
        <w:spacing w:before="0" w:after="0"/>
        <w:rPr/>
      </w:pPr>
      <w:r>
        <w:rPr>
          <w:rFonts w:eastAsia="Consolas" w:cs="Consolas" w:ascii="Consolas" w:hAnsi="Consolas"/>
          <w:sz w:val="18"/>
          <w:szCs w:val="18"/>
        </w:rPr>
        <w:t xml:space="preserve">                        </w:t>
      </w:r>
      <w:r>
        <w:rPr>
          <w:rFonts w:eastAsia="Consolas" w:cs="Consolas" w:ascii="Consolas" w:hAnsi="Consolas"/>
          <w:sz w:val="18"/>
          <w:szCs w:val="18"/>
        </w:rPr>
        <w:t>|                AUDIT_TRAIL - Section 6.7).</w:t>
      </w:r>
    </w:p>
    <w:p>
      <w:pPr>
        <w:pStyle w:val="Normal"/>
        <w:spacing w:before="0" w:after="0"/>
        <w:rPr/>
      </w:pPr>
      <w:r>
        <w:rPr>
          <w:rFonts w:eastAsia="Consolas" w:cs="Consolas" w:ascii="Consolas" w:hAnsi="Consolas"/>
          <w:sz w:val="18"/>
          <w:szCs w:val="18"/>
        </w:rPr>
        <w:t xml:space="preserve">                        </w:t>
      </w:r>
      <w:r>
        <w:rPr>
          <w:rFonts w:eastAsia="Consolas" w:cs="Consolas" w:ascii="Consolas" w:hAnsi="Consolas"/>
          <w:sz w:val="18"/>
          <w:szCs w:val="18"/>
        </w:rPr>
        <w:t>|                LDAP/AD: denial logged, NO</w:t>
      </w:r>
    </w:p>
    <w:p>
      <w:pPr>
        <w:pStyle w:val="Normal"/>
        <w:spacing w:before="0" w:after="0"/>
        <w:rPr/>
      </w:pPr>
      <w:r>
        <w:rPr>
          <w:rFonts w:eastAsia="Consolas" w:cs="Consolas" w:ascii="Consolas" w:hAnsi="Consolas"/>
          <w:sz w:val="18"/>
          <w:szCs w:val="18"/>
        </w:rPr>
        <w:t xml:space="preserve">                        </w:t>
      </w:r>
      <w:r>
        <w:rPr>
          <w:rFonts w:eastAsia="Consolas" w:cs="Consolas" w:ascii="Consolas" w:hAnsi="Consolas"/>
          <w:sz w:val="18"/>
          <w:szCs w:val="18"/>
        </w:rPr>
        <w:t>|                local lockout state touched.</w:t>
      </w:r>
    </w:p>
    <w:p>
      <w:pPr>
        <w:pStyle w:val="Normal"/>
        <w:spacing w:before="0" w:after="0"/>
        <w:rPr/>
      </w:pPr>
      <w:r>
        <w:rPr>
          <w:rFonts w:eastAsia="Consolas" w:cs="Consolas" w:ascii="Consolas" w:hAnsi="Consolas"/>
          <w:sz w:val="18"/>
          <w:szCs w:val="18"/>
        </w:rPr>
        <w:t xml:space="preserve">                       </w:t>
      </w:r>
      <w:r>
        <w:rPr>
          <w:rFonts w:eastAsia="Consolas" w:cs="Consolas" w:ascii="Consolas" w:hAnsi="Consolas"/>
          <w:sz w:val="18"/>
          <w:szCs w:val="18"/>
        </w:rPr>
        <w:t>YES</w:t>
      </w:r>
    </w:p>
    <w:p>
      <w:pPr>
        <w:pStyle w:val="Normal"/>
        <w:spacing w:before="0" w:after="0"/>
        <w:rPr/>
      </w:pPr>
      <w:r>
        <w:rPr>
          <w:rFonts w:eastAsia="Consolas" w:cs="Consolas" w:ascii="Consolas" w:hAnsi="Consolas"/>
          <w:sz w:val="18"/>
          <w:szCs w:val="18"/>
        </w:rPr>
        <w:t xml:space="preserve">                        </w:t>
      </w:r>
      <w:r>
        <w:rPr>
          <w:rFonts w:eastAsia="Consolas" w:cs="Consolas" w:ascii="Consolas" w:hAnsi="Consolas"/>
          <w:sz w:val="18"/>
          <w:szCs w:val="18"/>
        </w:rPr>
        <w:t>v</w:t>
      </w:r>
    </w:p>
    <w:p>
      <w:pPr>
        <w:pStyle w:val="Normal"/>
        <w:spacing w:before="0" w:after="0"/>
        <w:rPr/>
      </w:pPr>
      <w:r>
        <w:rPr>
          <w:rFonts w:eastAsia="Consolas" w:cs="Consolas" w:ascii="Consolas" w:hAnsi="Consolas"/>
          <w:sz w:val="18"/>
          <w:szCs w:val="18"/>
        </w:rPr>
        <w:t xml:space="preserve">        </w:t>
      </w:r>
      <w:r>
        <w:rPr>
          <w:rFonts w:eastAsia="Consolas" w:cs="Consolas" w:ascii="Consolas" w:hAnsi="Consolas"/>
          <w:sz w:val="18"/>
          <w:szCs w:val="18"/>
        </w:rPr>
        <w:t>session_create()  (</w:t>
      </w:r>
      <w:del w:id="17" w:author="Claude" w:date="2026-09-27T12:00:00Z">
        <w:r>
          <w:rPr>
            <w:rFonts w:eastAsia="Consolas" w:cs="Consolas" w:ascii="Consolas" w:hAnsi="Consolas"/>
            <w:sz w:val="18"/>
            <w:szCs w:val="18"/>
          </w:rPr>
          <w:delText>OCI_</w:delText>
        </w:r>
      </w:del>
      <w:r>
        <w:rPr>
          <w:rFonts w:eastAsia="Consolas" w:cs="Consolas" w:ascii="Consolas" w:hAnsi="Consolas"/>
          <w:sz w:val="18"/>
          <w:szCs w:val="18"/>
        </w:rPr>
        <w:t>Session_Manager.c, unchanged)</w:t>
      </w:r>
    </w:p>
    <w:p>
      <w:pPr>
        <w:pStyle w:val="Normal"/>
        <w:spacing w:before="0" w:after="0"/>
        <w:rPr/>
      </w:pPr>
      <w:r>
        <w:rPr>
          <w:rFonts w:eastAsia="Consolas" w:cs="Consolas" w:ascii="Consolas" w:hAnsi="Consolas"/>
          <w:sz w:val="18"/>
          <w:szCs w:val="18"/>
        </w:rPr>
        <w:t xml:space="preserve">                        </w:t>
      </w:r>
      <w:r>
        <w:rPr>
          <w:rFonts w:eastAsia="Consolas" w:cs="Consolas" w:ascii="Consolas" w:hAnsi="Consolas"/>
          <w:sz w:val="18"/>
          <w:szCs w:val="18"/>
        </w:rPr>
        <w:t>v</w:t>
      </w:r>
    </w:p>
    <w:p>
      <w:pPr>
        <w:pStyle w:val="Normal"/>
        <w:spacing w:before="0" w:after="0"/>
        <w:rPr/>
      </w:pPr>
      <w:r>
        <w:rPr>
          <w:rFonts w:eastAsia="Consolas" w:cs="Consolas" w:ascii="Consolas" w:hAnsi="Consolas"/>
          <w:sz w:val="18"/>
          <w:szCs w:val="18"/>
        </w:rPr>
        <w:t xml:space="preserve">        </w:t>
      </w:r>
      <w:r>
        <w:rPr>
          <w:rFonts w:eastAsia="Consolas" w:cs="Consolas" w:ascii="Consolas" w:hAnsi="Consolas"/>
          <w:sz w:val="18"/>
          <w:szCs w:val="18"/>
        </w:rPr>
        <w:t>authz_build_permission_cache() populates authz_cache</w:t>
      </w:r>
    </w:p>
    <w:p>
      <w:pPr>
        <w:pStyle w:val="Normal"/>
        <w:spacing w:before="0" w:after="0"/>
        <w:rPr/>
      </w:pPr>
      <w:r>
        <w:rPr>
          <w:rFonts w:eastAsia="Consolas" w:cs="Consolas" w:ascii="Consolas" w:hAnsi="Consolas"/>
          <w:sz w:val="18"/>
          <w:szCs w:val="18"/>
        </w:rPr>
        <w:t xml:space="preserve">        </w:t>
      </w:r>
      <w:r>
        <w:rPr>
          <w:rFonts w:eastAsia="Consolas" w:cs="Consolas" w:ascii="Consolas" w:hAnsi="Consolas"/>
          <w:sz w:val="18"/>
          <w:szCs w:val="18"/>
        </w:rPr>
        <w:t>keyed by session_id (Section 6.6, its OWN cache, not</w:t>
      </w:r>
    </w:p>
    <w:p>
      <w:pPr>
        <w:pStyle w:val="Normal"/>
        <w:spacing w:before="0" w:after="0"/>
        <w:rPr/>
      </w:pPr>
      <w:r>
        <w:rPr>
          <w:rFonts w:eastAsia="Consolas" w:cs="Consolas" w:ascii="Consolas" w:hAnsi="Consolas"/>
          <w:sz w:val="18"/>
          <w:szCs w:val="18"/>
        </w:rPr>
        <w:t xml:space="preserve">        </w:t>
      </w:r>
      <w:r>
        <w:rPr>
          <w:rFonts w:eastAsia="Consolas" w:cs="Consolas" w:ascii="Consolas" w:hAnsi="Consolas"/>
          <w:sz w:val="18"/>
          <w:szCs w:val="18"/>
        </w:rPr>
        <w:t>stored inside session_cache)</w:t>
      </w:r>
    </w:p>
    <w:p>
      <w:pPr>
        <w:pStyle w:val="Normal"/>
        <w:spacing w:before="0" w:after="0"/>
        <w:rPr/>
      </w:pPr>
      <w:r>
        <w:rPr>
          <w:rFonts w:eastAsia="Consolas" w:cs="Consolas" w:ascii="Consolas" w:hAnsi="Consolas"/>
          <w:sz w:val="18"/>
          <w:szCs w:val="18"/>
        </w:rPr>
        <w:t xml:space="preserve">                        </w:t>
      </w:r>
      <w:r>
        <w:rPr>
          <w:rFonts w:eastAsia="Consolas" w:cs="Consolas" w:ascii="Consolas" w:hAnsi="Consolas"/>
          <w:sz w:val="18"/>
          <w:szCs w:val="18"/>
        </w:rPr>
        <w:t>v</w:t>
      </w:r>
    </w:p>
    <w:p>
      <w:pPr>
        <w:pStyle w:val="Normal"/>
        <w:spacing w:before="0" w:after="0"/>
        <w:rPr/>
      </w:pPr>
      <w:r>
        <w:rPr>
          <w:rFonts w:eastAsia="Consolas" w:cs="Consolas" w:ascii="Consolas" w:hAnsi="Consolas"/>
          <w:sz w:val="18"/>
          <w:szCs w:val="18"/>
        </w:rPr>
        <w:t xml:space="preserve">        </w:t>
      </w:r>
      <w:r>
        <w:rPr>
          <w:rFonts w:eastAsia="Consolas" w:cs="Consolas" w:ascii="Consolas" w:hAnsi="Consolas"/>
          <w:sz w:val="18"/>
          <w:szCs w:val="18"/>
        </w:rPr>
        <w:t>Metrics record enqueued (Section 6.8) - ldap_bind_us or</w:t>
      </w:r>
    </w:p>
    <w:p>
      <w:pPr>
        <w:pStyle w:val="Normal"/>
        <w:spacing w:before="0" w:after="0"/>
        <w:rPr/>
      </w:pPr>
      <w:r>
        <w:rPr>
          <w:rFonts w:eastAsia="Consolas" w:cs="Consolas" w:ascii="Consolas" w:hAnsi="Consolas"/>
          <w:sz w:val="18"/>
          <w:szCs w:val="18"/>
        </w:rPr>
        <w:t xml:space="preserve">        </w:t>
      </w:r>
      <w:r>
        <w:rPr>
          <w:rFonts w:eastAsia="Consolas" w:cs="Consolas" w:ascii="Consolas" w:hAnsi="Consolas"/>
          <w:sz w:val="18"/>
          <w:szCs w:val="18"/>
        </w:rPr>
        <w:t>crypt_verify_us, whichever path was actually taken</w:t>
      </w:r>
    </w:p>
    <w:p>
      <w:pPr>
        <w:pStyle w:val="Normal"/>
        <w:spacing w:before="0" w:after="0"/>
        <w:rPr/>
      </w:pPr>
      <w:r>
        <w:rPr>
          <w:rFonts w:eastAsia="Consolas" w:cs="Consolas" w:ascii="Consolas" w:hAnsi="Consolas"/>
          <w:sz w:val="18"/>
          <w:szCs w:val="18"/>
        </w:rPr>
        <w:t xml:space="preserve">                        </w:t>
      </w:r>
      <w:r>
        <w:rPr>
          <w:rFonts w:eastAsia="Consolas" w:cs="Consolas" w:ascii="Consolas" w:hAnsi="Consolas"/>
          <w:sz w:val="18"/>
          <w:szCs w:val="18"/>
        </w:rPr>
        <w:t>v</w:t>
      </w:r>
    </w:p>
    <w:p>
      <w:pPr>
        <w:pStyle w:val="Normal"/>
        <w:spacing w:before="0" w:after="0"/>
        <w:rPr/>
      </w:pPr>
      <w:r>
        <w:rPr>
          <w:rFonts w:eastAsia="Consolas" w:cs="Consolas" w:ascii="Consolas" w:hAnsi="Consolas"/>
          <w:sz w:val="18"/>
          <w:szCs w:val="18"/>
        </w:rPr>
        <w:t xml:space="preserve">                 </w:t>
      </w:r>
      <w:r>
        <w:rPr>
          <w:rFonts w:eastAsia="Consolas" w:cs="Consolas" w:ascii="Consolas" w:hAnsi="Consolas"/>
          <w:sz w:val="18"/>
          <w:szCs w:val="18"/>
        </w:rPr>
        <w:t>Response returned. Later: authz_has_permission()</w:t>
      </w:r>
    </w:p>
    <w:p>
      <w:pPr>
        <w:pStyle w:val="Normal"/>
        <w:spacing w:before="0" w:after="0"/>
        <w:rPr/>
      </w:pPr>
      <w:r>
        <w:rPr>
          <w:rFonts w:eastAsia="Consolas" w:cs="Consolas" w:ascii="Consolas" w:hAnsi="Consolas"/>
          <w:sz w:val="18"/>
          <w:szCs w:val="18"/>
        </w:rPr>
        <w:t xml:space="preserve">                 </w:t>
      </w:r>
      <w:r>
        <w:rPr>
          <w:rFonts w:eastAsia="Consolas" w:cs="Consolas" w:ascii="Consolas" w:hAnsi="Consolas"/>
          <w:sz w:val="18"/>
          <w:szCs w:val="18"/>
        </w:rPr>
        <w:t>answers each CHECK_PERMISSION from authz_cache -</w:t>
      </w:r>
    </w:p>
    <w:p>
      <w:pPr>
        <w:pStyle w:val="Normal"/>
        <w:spacing w:before="0" w:after="0"/>
        <w:rPr/>
      </w:pPr>
      <w:r>
        <w:rPr>
          <w:rFonts w:eastAsia="Consolas" w:cs="Consolas" w:ascii="Consolas" w:hAnsi="Consolas"/>
          <w:sz w:val="18"/>
          <w:szCs w:val="18"/>
        </w:rPr>
        <w:t xml:space="preserve">                 </w:t>
      </w:r>
      <w:r>
        <w:rPr>
          <w:rFonts w:eastAsia="Consolas" w:cs="Consolas" w:ascii="Consolas" w:hAnsi="Consolas"/>
          <w:sz w:val="18"/>
          <w:szCs w:val="18"/>
        </w:rPr>
        <w:t>a pure cache lookup, no DB, no LDAP, ever.</w:t>
      </w:r>
    </w:p>
    <w:p>
      <w:pPr>
        <w:pStyle w:val="Normal"/>
        <w:spacing w:before="0" w:after="160"/>
        <w:rPr/>
      </w:pPr>
      <w:r>
        <w:rPr/>
        <w:t>The client never states which authentication source to trust. The client supplies only a username and a credential; the server looks up the user's assigned AUTH_SOURCE and decides where the credential is checked. This is the security boundary the whitelist exists to protect - unchanged from v1.2.</w:t>
      </w:r>
    </w:p>
    <w:p>
      <w:pPr>
        <w:pStyle w:val="Heading1"/>
        <w:spacing w:before="320" w:after="160"/>
        <w:rPr/>
      </w:pPr>
      <w:r>
        <w:rPr/>
        <w:t>4. Data Model</w:t>
      </w:r>
    </w:p>
    <w:p>
      <w:pPr>
        <w:pStyle w:val="Normal"/>
        <w:spacing w:before="0" w:after="160"/>
        <w:rPr/>
      </w:pPr>
      <w:r>
        <w:rPr/>
        <w:t>Six tables, unchanged from v1.2 - the DDL as originally designed matches what was actually built, no corrections needed here. None are partitioned; identity and authorization data is low-volume and long-lived.</w:t>
      </w:r>
    </w:p>
    <w:p>
      <w:pPr>
        <w:pStyle w:val="Heading2"/>
        <w:spacing w:before="260" w:after="120"/>
        <w:rPr/>
      </w:pPr>
      <w:r>
        <w:rPr/>
        <w:t>4.1  AUTH_SOURCE</w:t>
      </w:r>
    </w:p>
    <w:p>
      <w:pPr>
        <w:pStyle w:val="Normal"/>
        <w:spacing w:before="0" w:after="0"/>
        <w:rPr/>
      </w:pPr>
      <w:r>
        <w:rPr>
          <w:rFonts w:eastAsia="Consolas" w:cs="Consolas" w:ascii="Consolas" w:hAnsi="Consolas"/>
          <w:sz w:val="18"/>
          <w:szCs w:val="18"/>
        </w:rPr>
        <w:t>CREATE TABLE AUTH_SOURCE (</w:t>
      </w:r>
    </w:p>
    <w:p>
      <w:pPr>
        <w:pStyle w:val="Normal"/>
        <w:spacing w:before="0" w:after="0"/>
        <w:rPr/>
      </w:pPr>
      <w:r>
        <w:rPr>
          <w:rFonts w:eastAsia="Consolas" w:cs="Consolas" w:ascii="Consolas" w:hAnsi="Consolas"/>
          <w:sz w:val="18"/>
          <w:szCs w:val="18"/>
        </w:rPr>
        <w:t xml:space="preserve">    </w:t>
      </w:r>
      <w:r>
        <w:rPr>
          <w:rFonts w:eastAsia="Consolas" w:cs="Consolas" w:ascii="Consolas" w:hAnsi="Consolas"/>
          <w:sz w:val="18"/>
          <w:szCs w:val="18"/>
        </w:rPr>
        <w:t>AUTH_SOURCE_ID     NUMBER          GENERATED ALWAYS AS IDENTITY PRIMARY KEY,</w:t>
      </w:r>
    </w:p>
    <w:p>
      <w:pPr>
        <w:pStyle w:val="Normal"/>
        <w:spacing w:before="0" w:after="0"/>
        <w:rPr/>
      </w:pPr>
      <w:r>
        <w:rPr>
          <w:rFonts w:eastAsia="Consolas" w:cs="Consolas" w:ascii="Consolas" w:hAnsi="Consolas"/>
          <w:sz w:val="18"/>
          <w:szCs w:val="18"/>
        </w:rPr>
        <w:t xml:space="preserve">    </w:t>
      </w:r>
      <w:r>
        <w:rPr>
          <w:rFonts w:eastAsia="Consolas" w:cs="Consolas" w:ascii="Consolas" w:hAnsi="Consolas"/>
          <w:sz w:val="18"/>
          <w:szCs w:val="18"/>
        </w:rPr>
        <w:t>NAME               VARCHAR2(100)   NOT NULL,</w:t>
      </w:r>
    </w:p>
    <w:p>
      <w:pPr>
        <w:pStyle w:val="Normal"/>
        <w:spacing w:before="0" w:after="0"/>
        <w:rPr/>
      </w:pPr>
      <w:r>
        <w:rPr>
          <w:rFonts w:eastAsia="Consolas" w:cs="Consolas" w:ascii="Consolas" w:hAnsi="Consolas"/>
          <w:sz w:val="18"/>
          <w:szCs w:val="18"/>
        </w:rPr>
        <w:t xml:space="preserve">    </w:t>
      </w:r>
      <w:r>
        <w:rPr>
          <w:rFonts w:eastAsia="Consolas" w:cs="Consolas" w:ascii="Consolas" w:hAnsi="Consolas"/>
          <w:sz w:val="18"/>
          <w:szCs w:val="18"/>
        </w:rPr>
        <w:t>SOURCE_TYPE        VARCHAR2(20)    NOT NULL</w:t>
      </w:r>
    </w:p>
    <w:p>
      <w:pPr>
        <w:pStyle w:val="Normal"/>
        <w:spacing w:before="0" w:after="0"/>
        <w:rPr/>
      </w:pPr>
      <w:r>
        <w:rPr>
          <w:rFonts w:eastAsia="Consolas" w:cs="Consolas" w:ascii="Consolas" w:hAnsi="Consolas"/>
          <w:sz w:val="18"/>
          <w:szCs w:val="18"/>
        </w:rPr>
        <w:t xml:space="preserve">                          </w:t>
      </w:r>
      <w:r>
        <w:rPr>
          <w:rFonts w:eastAsia="Consolas" w:cs="Consolas" w:ascii="Consolas" w:hAnsi="Consolas"/>
          <w:sz w:val="18"/>
          <w:szCs w:val="18"/>
        </w:rPr>
        <w:t>CHECK (SOURCE_TYPE IN ('LOCAL', 'LDAP', 'AD')),</w:t>
      </w:r>
    </w:p>
    <w:p>
      <w:pPr>
        <w:pStyle w:val="Normal"/>
        <w:spacing w:before="0" w:after="0"/>
        <w:rPr/>
      </w:pPr>
      <w:r>
        <w:rPr>
          <w:rFonts w:eastAsia="Consolas" w:cs="Consolas" w:ascii="Consolas" w:hAnsi="Consolas"/>
          <w:sz w:val="18"/>
          <w:szCs w:val="18"/>
        </w:rPr>
        <w:t xml:space="preserve">    </w:t>
      </w:r>
      <w:r>
        <w:rPr>
          <w:rFonts w:eastAsia="Consolas" w:cs="Consolas" w:ascii="Consolas" w:hAnsi="Consolas"/>
          <w:sz w:val="18"/>
          <w:szCs w:val="18"/>
        </w:rPr>
        <w:t>CONFIGURATION      CLOB,            -- JSON: host, port, use_tls,</w:t>
      </w:r>
    </w:p>
    <w:p>
      <w:pPr>
        <w:pStyle w:val="Normal"/>
        <w:spacing w:before="0" w:after="0"/>
        <w:rPr/>
      </w:pPr>
      <w:r>
        <w:rPr>
          <w:rFonts w:eastAsia="Consolas" w:cs="Consolas" w:ascii="Consolas" w:hAnsi="Consolas"/>
          <w:sz w:val="18"/>
          <w:szCs w:val="18"/>
        </w:rPr>
        <w:t xml:space="preserve">                                        </w:t>
      </w:r>
      <w:r>
        <w:rPr>
          <w:rFonts w:eastAsia="Consolas" w:cs="Consolas" w:ascii="Consolas" w:hAnsi="Consolas"/>
          <w:sz w:val="18"/>
          <w:szCs w:val="18"/>
        </w:rPr>
        <w:t>-- bind_dn_pattern. NULL for LOCAL.</w:t>
      </w:r>
    </w:p>
    <w:p>
      <w:pPr>
        <w:pStyle w:val="Normal"/>
        <w:spacing w:before="0" w:after="0"/>
        <w:rPr/>
      </w:pPr>
      <w:r>
        <w:rPr>
          <w:rFonts w:eastAsia="Consolas" w:cs="Consolas" w:ascii="Consolas" w:hAnsi="Consolas"/>
          <w:sz w:val="18"/>
          <w:szCs w:val="18"/>
        </w:rPr>
        <w:t xml:space="preserve">    </w:t>
      </w:r>
      <w:r>
        <w:rPr>
          <w:rFonts w:eastAsia="Consolas" w:cs="Consolas" w:ascii="Consolas" w:hAnsi="Consolas"/>
          <w:sz w:val="18"/>
          <w:szCs w:val="18"/>
        </w:rPr>
        <w:t>ENABLED            VARCHAR2(1)     DEFAULT 'Y' NOT NULL</w:t>
      </w:r>
    </w:p>
    <w:p>
      <w:pPr>
        <w:pStyle w:val="Normal"/>
        <w:spacing w:before="0" w:after="0"/>
        <w:rPr/>
      </w:pPr>
      <w:r>
        <w:rPr>
          <w:rFonts w:eastAsia="Consolas" w:cs="Consolas" w:ascii="Consolas" w:hAnsi="Consolas"/>
          <w:sz w:val="18"/>
          <w:szCs w:val="18"/>
        </w:rPr>
        <w:t xml:space="preserve">                          </w:t>
      </w:r>
      <w:r>
        <w:rPr>
          <w:rFonts w:eastAsia="Consolas" w:cs="Consolas" w:ascii="Consolas" w:hAnsi="Consolas"/>
          <w:sz w:val="18"/>
          <w:szCs w:val="18"/>
        </w:rPr>
        <w:t>CHECK (ENABLED IN ('Y', 'N')),</w:t>
      </w:r>
    </w:p>
    <w:p>
      <w:pPr>
        <w:pStyle w:val="Normal"/>
        <w:spacing w:before="0" w:after="0"/>
        <w:rPr/>
      </w:pPr>
      <w:r>
        <w:rPr>
          <w:rFonts w:eastAsia="Consolas" w:cs="Consolas" w:ascii="Consolas" w:hAnsi="Consolas"/>
          <w:sz w:val="18"/>
          <w:szCs w:val="18"/>
        </w:rPr>
        <w:t xml:space="preserve">    </w:t>
      </w:r>
      <w:r>
        <w:rPr>
          <w:rFonts w:eastAsia="Consolas" w:cs="Consolas" w:ascii="Consolas" w:hAnsi="Consolas"/>
          <w:sz w:val="18"/>
          <w:szCs w:val="18"/>
        </w:rPr>
        <w:t>CREATED_TS         TIMESTAMP       DEFAULT SYSTIMESTAMP NOT NULL,</w:t>
      </w:r>
    </w:p>
    <w:p>
      <w:pPr>
        <w:pStyle w:val="Normal"/>
        <w:spacing w:before="0" w:after="0"/>
        <w:rPr/>
      </w:pPr>
      <w:r>
        <w:rPr>
          <w:rFonts w:eastAsia="Consolas" w:cs="Consolas" w:ascii="Consolas" w:hAnsi="Consolas"/>
          <w:sz w:val="18"/>
          <w:szCs w:val="18"/>
        </w:rPr>
        <w:t xml:space="preserve">    </w:t>
      </w:r>
      <w:r>
        <w:rPr>
          <w:rFonts w:eastAsia="Consolas" w:cs="Consolas" w:ascii="Consolas" w:hAnsi="Consolas"/>
          <w:sz w:val="18"/>
          <w:szCs w:val="18"/>
        </w:rPr>
        <w:t>MODIFIED_TS        TIMESTAMP       DEFAULT SYSTIMESTAMP NOT NULL</w:t>
      </w:r>
    </w:p>
    <w:p>
      <w:pPr>
        <w:pStyle w:val="Normal"/>
        <w:spacing w:before="0" w:after="0"/>
        <w:rPr/>
      </w:pPr>
      <w:r>
        <w:rPr>
          <w:rFonts w:eastAsia="Consolas" w:cs="Consolas" w:ascii="Consolas" w:hAnsi="Consolas"/>
          <w:sz w:val="18"/>
          <w:szCs w:val="18"/>
        </w:rPr>
        <w:t>);</w:t>
      </w:r>
    </w:p>
    <w:p>
      <w:pPr>
        <w:pStyle w:val="Normal"/>
        <w:spacing w:before="0" w:after="0"/>
        <w:rPr/>
      </w:pPr>
      <w:r>
        <w:rPr>
          <w:rFonts w:eastAsia="Consolas" w:cs="Consolas" w:ascii="Consolas" w:hAnsi="Consolas"/>
          <w:sz w:val="18"/>
          <w:szCs w:val="18"/>
        </w:rPr>
        <w:t>CREATE UNIQUE INDEX IDX_AUTH_SOURCE_NAME_UQ ON AUTH_SOURCE (NAME);</w:t>
      </w:r>
    </w:p>
    <w:p>
      <w:pPr>
        <w:pStyle w:val="Normal"/>
        <w:spacing w:before="0" w:after="0"/>
        <w:rPr/>
      </w:pPr>
      <w:r>
        <w:rPr>
          <w:rFonts w:eastAsia="Consolas" w:cs="Consolas" w:ascii="Consolas" w:hAnsi="Consolas"/>
          <w:sz w:val="18"/>
          <w:szCs w:val="18"/>
        </w:rPr>
        <w:t xml:space="preserve"> </w:t>
      </w:r>
    </w:p>
    <w:p>
      <w:pPr>
        <w:pStyle w:val="Normal"/>
        <w:spacing w:before="0" w:after="0"/>
        <w:rPr/>
      </w:pPr>
      <w:r>
        <w:rPr>
          <w:rFonts w:eastAsia="Consolas" w:cs="Consolas" w:ascii="Consolas" w:hAnsi="Consolas"/>
          <w:sz w:val="18"/>
          <w:szCs w:val="18"/>
        </w:rPr>
        <w:t>INSERT INTO AUTH_SOURCE (NAME, SOURCE_TYPE, ENABLED)</w:t>
      </w:r>
    </w:p>
    <w:p>
      <w:pPr>
        <w:pStyle w:val="Normal"/>
        <w:spacing w:before="0" w:after="0"/>
        <w:rPr/>
      </w:pPr>
      <w:r>
        <w:rPr>
          <w:rFonts w:eastAsia="Consolas" w:cs="Consolas" w:ascii="Consolas" w:hAnsi="Consolas"/>
          <w:sz w:val="18"/>
          <w:szCs w:val="18"/>
        </w:rPr>
        <w:t xml:space="preserve">    </w:t>
      </w:r>
      <w:r>
        <w:rPr>
          <w:rFonts w:eastAsia="Consolas" w:cs="Consolas" w:ascii="Consolas" w:hAnsi="Consolas"/>
          <w:sz w:val="18"/>
          <w:szCs w:val="18"/>
        </w:rPr>
        <w:t>VALUES ('Local Database', 'LOCAL', 'Y');</w:t>
      </w:r>
    </w:p>
    <w:p>
      <w:pPr>
        <w:pStyle w:val="Normal"/>
        <w:spacing w:before="0" w:after="160"/>
        <w:rPr/>
      </w:pPr>
      <w:r>
        <w:rPr/>
        <w:t>CONFIGURATION's real JSON shape, confirmed by the working implementation (</w:t>
      </w:r>
      <w:del w:id="18" w:author="Claude" w:date="2026-09-27T12:00:00Z">
        <w:r>
          <w:rPr/>
          <w:delText>OCI_</w:delText>
        </w:r>
      </w:del>
      <w:r>
        <w:rPr/>
        <w:t>Auth_Manager.c):</w:t>
      </w:r>
    </w:p>
    <w:p>
      <w:pPr>
        <w:pStyle w:val="Normal"/>
        <w:spacing w:before="0" w:after="0"/>
        <w:rPr/>
      </w:pPr>
      <w:r>
        <w:rPr>
          <w:rFonts w:eastAsia="Consolas" w:cs="Consolas" w:ascii="Consolas" w:hAnsi="Consolas"/>
          <w:sz w:val="18"/>
          <w:szCs w:val="18"/>
        </w:rPr>
        <w:t>{"host":"localhost","port":389,"use_tls":false,</w:t>
      </w:r>
    </w:p>
    <w:p>
      <w:pPr>
        <w:pStyle w:val="Normal"/>
        <w:spacing w:before="0" w:after="0"/>
        <w:rPr/>
      </w:pPr>
      <w:r>
        <w:rPr>
          <w:rFonts w:eastAsia="Consolas" w:cs="Consolas" w:ascii="Consolas" w:hAnsi="Consolas"/>
          <w:sz w:val="18"/>
          <w:szCs w:val="18"/>
        </w:rPr>
        <w:t xml:space="preserve"> </w:t>
      </w:r>
      <w:r>
        <w:rPr>
          <w:rFonts w:eastAsia="Consolas" w:cs="Consolas" w:ascii="Consolas" w:hAnsi="Consolas"/>
          <w:sz w:val="18"/>
          <w:szCs w:val="18"/>
        </w:rPr>
        <w:t>"bind_dn_pattern":"uid=%s,ou=people,dc=example,dc=com"}</w:t>
      </w:r>
    </w:p>
    <w:p>
      <w:pPr>
        <w:pStyle w:val="Heading2"/>
        <w:spacing w:before="260" w:after="120"/>
        <w:rPr/>
      </w:pPr>
      <w:r>
        <w:rPr/>
        <w:t>4.2  APP_USER</w:t>
      </w:r>
    </w:p>
    <w:p>
      <w:pPr>
        <w:pStyle w:val="Normal"/>
        <w:spacing w:before="0" w:after="0"/>
        <w:rPr/>
      </w:pPr>
      <w:r>
        <w:rPr>
          <w:rFonts w:eastAsia="Consolas" w:cs="Consolas" w:ascii="Consolas" w:hAnsi="Consolas"/>
          <w:sz w:val="18"/>
          <w:szCs w:val="18"/>
        </w:rPr>
        <w:t>CREATE TABLE APP_USER (</w:t>
      </w:r>
    </w:p>
    <w:p>
      <w:pPr>
        <w:pStyle w:val="Normal"/>
        <w:spacing w:before="0" w:after="0"/>
        <w:rPr/>
      </w:pPr>
      <w:r>
        <w:rPr>
          <w:rFonts w:eastAsia="Consolas" w:cs="Consolas" w:ascii="Consolas" w:hAnsi="Consolas"/>
          <w:sz w:val="18"/>
          <w:szCs w:val="18"/>
        </w:rPr>
        <w:t xml:space="preserve">    </w:t>
      </w:r>
      <w:r>
        <w:rPr>
          <w:rFonts w:eastAsia="Consolas" w:cs="Consolas" w:ascii="Consolas" w:hAnsi="Consolas"/>
          <w:sz w:val="18"/>
          <w:szCs w:val="18"/>
        </w:rPr>
        <w:t>USER_ID            NUMBER          GENERATED ALWAYS AS IDENTITY PRIMARY KEY,</w:t>
      </w:r>
    </w:p>
    <w:p>
      <w:pPr>
        <w:pStyle w:val="Normal"/>
        <w:spacing w:before="0" w:after="0"/>
        <w:rPr/>
      </w:pPr>
      <w:r>
        <w:rPr>
          <w:rFonts w:eastAsia="Consolas" w:cs="Consolas" w:ascii="Consolas" w:hAnsi="Consolas"/>
          <w:sz w:val="18"/>
          <w:szCs w:val="18"/>
        </w:rPr>
        <w:t xml:space="preserve">    </w:t>
      </w:r>
      <w:r>
        <w:rPr>
          <w:rFonts w:eastAsia="Consolas" w:cs="Consolas" w:ascii="Consolas" w:hAnsi="Consolas"/>
          <w:sz w:val="18"/>
          <w:szCs w:val="18"/>
        </w:rPr>
        <w:t>USERNAME           VARCHAR2(128)   NOT NULL,</w:t>
      </w:r>
    </w:p>
    <w:p>
      <w:pPr>
        <w:pStyle w:val="Normal"/>
        <w:spacing w:before="0" w:after="0"/>
        <w:rPr/>
      </w:pPr>
      <w:r>
        <w:rPr>
          <w:rFonts w:eastAsia="Consolas" w:cs="Consolas" w:ascii="Consolas" w:hAnsi="Consolas"/>
          <w:sz w:val="18"/>
          <w:szCs w:val="18"/>
        </w:rPr>
        <w:t xml:space="preserve">    </w:t>
      </w:r>
      <w:r>
        <w:rPr>
          <w:rFonts w:eastAsia="Consolas" w:cs="Consolas" w:ascii="Consolas" w:hAnsi="Consolas"/>
          <w:sz w:val="18"/>
          <w:szCs w:val="18"/>
        </w:rPr>
        <w:t>DISPLAY_NAME       VARCHAR2(255),</w:t>
      </w:r>
    </w:p>
    <w:p>
      <w:pPr>
        <w:pStyle w:val="Normal"/>
        <w:spacing w:before="0" w:after="0"/>
        <w:rPr/>
      </w:pPr>
      <w:r>
        <w:rPr>
          <w:rFonts w:eastAsia="Consolas" w:cs="Consolas" w:ascii="Consolas" w:hAnsi="Consolas"/>
          <w:sz w:val="18"/>
          <w:szCs w:val="18"/>
        </w:rPr>
        <w:t xml:space="preserve">    </w:t>
      </w:r>
      <w:r>
        <w:rPr>
          <w:rFonts w:eastAsia="Consolas" w:cs="Consolas" w:ascii="Consolas" w:hAnsi="Consolas"/>
          <w:sz w:val="18"/>
          <w:szCs w:val="18"/>
        </w:rPr>
        <w:t>AUTH_SOURCE_ID     NUMBER          NOT NULL REFERENCES AUTH_SOURCE (AUTH_SOURCE_ID),</w:t>
      </w:r>
    </w:p>
    <w:p>
      <w:pPr>
        <w:pStyle w:val="Normal"/>
        <w:spacing w:before="0" w:after="0"/>
        <w:rPr/>
      </w:pPr>
      <w:r>
        <w:rPr>
          <w:rFonts w:eastAsia="Consolas" w:cs="Consolas" w:ascii="Consolas" w:hAnsi="Consolas"/>
          <w:sz w:val="18"/>
          <w:szCs w:val="18"/>
        </w:rPr>
        <w:t xml:space="preserve">    </w:t>
      </w:r>
      <w:r>
        <w:rPr>
          <w:rFonts w:eastAsia="Consolas" w:cs="Consolas" w:ascii="Consolas" w:hAnsi="Consolas"/>
          <w:sz w:val="18"/>
          <w:szCs w:val="18"/>
        </w:rPr>
        <w:t>PASSWORD_HASH      VARCHAR2(255),   -- NULL for LDAP/AD users</w:t>
      </w:r>
    </w:p>
    <w:p>
      <w:pPr>
        <w:pStyle w:val="Normal"/>
        <w:spacing w:before="0" w:after="0"/>
        <w:rPr/>
      </w:pPr>
      <w:r>
        <w:rPr>
          <w:rFonts w:eastAsia="Consolas" w:cs="Consolas" w:ascii="Consolas" w:hAnsi="Consolas"/>
          <w:sz w:val="18"/>
          <w:szCs w:val="18"/>
        </w:rPr>
        <w:t xml:space="preserve">    </w:t>
      </w:r>
      <w:r>
        <w:rPr>
          <w:rFonts w:eastAsia="Consolas" w:cs="Consolas" w:ascii="Consolas" w:hAnsi="Consolas"/>
          <w:sz w:val="18"/>
          <w:szCs w:val="18"/>
        </w:rPr>
        <w:t>PASSWORD_PARAMS    VARCHAR2(255),   -- reserved, unused (Section 6.5)</w:t>
      </w:r>
    </w:p>
    <w:p>
      <w:pPr>
        <w:pStyle w:val="Normal"/>
        <w:spacing w:before="0" w:after="0"/>
        <w:rPr/>
      </w:pPr>
      <w:r>
        <w:rPr>
          <w:rFonts w:eastAsia="Consolas" w:cs="Consolas" w:ascii="Consolas" w:hAnsi="Consolas"/>
          <w:sz w:val="18"/>
          <w:szCs w:val="18"/>
        </w:rPr>
        <w:t xml:space="preserve">    </w:t>
      </w:r>
      <w:r>
        <w:rPr>
          <w:rFonts w:eastAsia="Consolas" w:cs="Consolas" w:ascii="Consolas" w:hAnsi="Consolas"/>
          <w:sz w:val="18"/>
          <w:szCs w:val="18"/>
        </w:rPr>
        <w:t>ENABLED            VARCHAR2(1)     DEFAULT 'Y' NOT NULL CHECK (ENABLED IN ('Y','N')),</w:t>
      </w:r>
    </w:p>
    <w:p>
      <w:pPr>
        <w:pStyle w:val="Normal"/>
        <w:spacing w:before="0" w:after="0"/>
        <w:rPr/>
      </w:pPr>
      <w:r>
        <w:rPr>
          <w:rFonts w:eastAsia="Consolas" w:cs="Consolas" w:ascii="Consolas" w:hAnsi="Consolas"/>
          <w:sz w:val="18"/>
          <w:szCs w:val="18"/>
        </w:rPr>
        <w:t xml:space="preserve">    </w:t>
      </w:r>
      <w:r>
        <w:rPr>
          <w:rFonts w:eastAsia="Consolas" w:cs="Consolas" w:ascii="Consolas" w:hAnsi="Consolas"/>
          <w:sz w:val="18"/>
          <w:szCs w:val="18"/>
        </w:rPr>
        <w:t>LOCKED             VARCHAR2(1)     DEFAULT 'N' NOT NULL CHECK (LOCKED IN ('Y','N')),</w:t>
      </w:r>
    </w:p>
    <w:p>
      <w:pPr>
        <w:pStyle w:val="Normal"/>
        <w:spacing w:before="0" w:after="0"/>
        <w:rPr/>
      </w:pPr>
      <w:r>
        <w:rPr>
          <w:rFonts w:eastAsia="Consolas" w:cs="Consolas" w:ascii="Consolas" w:hAnsi="Consolas"/>
          <w:sz w:val="18"/>
          <w:szCs w:val="18"/>
        </w:rPr>
        <w:t xml:space="preserve">    </w:t>
      </w:r>
      <w:r>
        <w:rPr>
          <w:rFonts w:eastAsia="Consolas" w:cs="Consolas" w:ascii="Consolas" w:hAnsi="Consolas"/>
          <w:sz w:val="18"/>
          <w:szCs w:val="18"/>
        </w:rPr>
        <w:t>FAILED_ATTEMPTS    NUMBER          DEFAULT 0 NOT NULL,</w:t>
      </w:r>
    </w:p>
    <w:p>
      <w:pPr>
        <w:pStyle w:val="Normal"/>
        <w:spacing w:before="0" w:after="0"/>
        <w:rPr/>
      </w:pPr>
      <w:r>
        <w:rPr>
          <w:rFonts w:eastAsia="Consolas" w:cs="Consolas" w:ascii="Consolas" w:hAnsi="Consolas"/>
          <w:sz w:val="18"/>
          <w:szCs w:val="18"/>
        </w:rPr>
        <w:t xml:space="preserve">    </w:t>
      </w:r>
      <w:r>
        <w:rPr>
          <w:rFonts w:eastAsia="Consolas" w:cs="Consolas" w:ascii="Consolas" w:hAnsi="Consolas"/>
          <w:sz w:val="18"/>
          <w:szCs w:val="18"/>
        </w:rPr>
        <w:t>LOCKED_TS          TIMESTAMP,</w:t>
      </w:r>
    </w:p>
    <w:p>
      <w:pPr>
        <w:pStyle w:val="Normal"/>
        <w:spacing w:before="0" w:after="0"/>
        <w:rPr/>
      </w:pPr>
      <w:r>
        <w:rPr>
          <w:rFonts w:eastAsia="Consolas" w:cs="Consolas" w:ascii="Consolas" w:hAnsi="Consolas"/>
          <w:sz w:val="18"/>
          <w:szCs w:val="18"/>
        </w:rPr>
        <w:t xml:space="preserve">    </w:t>
      </w:r>
      <w:r>
        <w:rPr>
          <w:rFonts w:eastAsia="Consolas" w:cs="Consolas" w:ascii="Consolas" w:hAnsi="Consolas"/>
          <w:sz w:val="18"/>
          <w:szCs w:val="18"/>
        </w:rPr>
        <w:t>LAST_LOGIN_TS      TIMESTAMP,</w:t>
      </w:r>
    </w:p>
    <w:p>
      <w:pPr>
        <w:pStyle w:val="Normal"/>
        <w:spacing w:before="0" w:after="0"/>
        <w:rPr/>
      </w:pPr>
      <w:r>
        <w:rPr>
          <w:rFonts w:eastAsia="Consolas" w:cs="Consolas" w:ascii="Consolas" w:hAnsi="Consolas"/>
          <w:sz w:val="18"/>
          <w:szCs w:val="18"/>
        </w:rPr>
        <w:t xml:space="preserve">    </w:t>
      </w:r>
      <w:r>
        <w:rPr>
          <w:rFonts w:eastAsia="Consolas" w:cs="Consolas" w:ascii="Consolas" w:hAnsi="Consolas"/>
          <w:sz w:val="18"/>
          <w:szCs w:val="18"/>
        </w:rPr>
        <w:t>CREATED_TS         TIMESTAMP       DEFAULT SYSTIMESTAMP NOT NULL,</w:t>
      </w:r>
    </w:p>
    <w:p>
      <w:pPr>
        <w:pStyle w:val="Normal"/>
        <w:spacing w:before="0" w:after="0"/>
        <w:rPr/>
      </w:pPr>
      <w:r>
        <w:rPr>
          <w:rFonts w:eastAsia="Consolas" w:cs="Consolas" w:ascii="Consolas" w:hAnsi="Consolas"/>
          <w:sz w:val="18"/>
          <w:szCs w:val="18"/>
        </w:rPr>
        <w:t xml:space="preserve">    </w:t>
      </w:r>
      <w:r>
        <w:rPr>
          <w:rFonts w:eastAsia="Consolas" w:cs="Consolas" w:ascii="Consolas" w:hAnsi="Consolas"/>
          <w:sz w:val="18"/>
          <w:szCs w:val="18"/>
        </w:rPr>
        <w:t>MODIFIED_TS        TIMESTAMP       DEFAULT SYSTIMESTAMP NOT NULL</w:t>
      </w:r>
    </w:p>
    <w:p>
      <w:pPr>
        <w:pStyle w:val="Normal"/>
        <w:spacing w:before="0" w:after="0"/>
        <w:rPr/>
      </w:pPr>
      <w:r>
        <w:rPr>
          <w:rFonts w:eastAsia="Consolas" w:cs="Consolas" w:ascii="Consolas" w:hAnsi="Consolas"/>
          <w:sz w:val="18"/>
          <w:szCs w:val="18"/>
        </w:rPr>
        <w:t>);</w:t>
      </w:r>
    </w:p>
    <w:p>
      <w:pPr>
        <w:pStyle w:val="Normal"/>
        <w:spacing w:before="0" w:after="0"/>
        <w:rPr/>
      </w:pPr>
      <w:r>
        <w:rPr>
          <w:rFonts w:eastAsia="Consolas" w:cs="Consolas" w:ascii="Consolas" w:hAnsi="Consolas"/>
          <w:sz w:val="18"/>
          <w:szCs w:val="18"/>
        </w:rPr>
        <w:t>CREATE UNIQUE INDEX IDX_APP_USER_USERNAME_UQ ON APP_USER (UPPER(USERNAME));</w:t>
      </w:r>
    </w:p>
    <w:p>
      <w:pPr>
        <w:pStyle w:val="Normal"/>
        <w:spacing w:before="0" w:after="0"/>
        <w:rPr/>
      </w:pPr>
      <w:r>
        <w:rPr>
          <w:rFonts w:eastAsia="Consolas" w:cs="Consolas" w:ascii="Consolas" w:hAnsi="Consolas"/>
          <w:sz w:val="18"/>
          <w:szCs w:val="18"/>
        </w:rPr>
        <w:t>CREATE INDEX IDX_APP_USER_AUTH_SOURCE ON APP_USER (AUTH_SOURCE_ID);</w:t>
      </w:r>
    </w:p>
    <w:tbl>
      <w:tblPr>
        <w:tblW w:w="9340" w:type="dxa"/>
        <w:jc w:val="left"/>
        <w:tblInd w:w="0" w:type="dxa"/>
        <w:tblLayout w:type="fixed"/>
        <w:tblCellMar>
          <w:top w:w="0" w:type="dxa"/>
          <w:left w:w="108" w:type="dxa"/>
          <w:bottom w:w="0" w:type="dxa"/>
          <w:right w:w="108" w:type="dxa"/>
        </w:tblCellMar>
      </w:tblPr>
      <w:tblGrid>
        <w:gridCol w:w="9340"/>
      </w:tblGrid>
      <w:tr>
        <w:trPr/>
        <w:tc>
          <w:tcPr>
            <w:tcW w:w="9340" w:type="dxa"/>
            <w:tcBorders>
              <w:top w:val="single" w:sz="4" w:space="0" w:color="000000"/>
              <w:left w:val="single" w:sz="4" w:space="0" w:color="000000"/>
              <w:bottom w:val="single" w:sz="4" w:space="0" w:color="000000"/>
              <w:right w:val="single" w:sz="4" w:space="0" w:color="000000"/>
            </w:tcBorders>
            <w:shd w:fill="FFF4E5" w:val="clear"/>
          </w:tcPr>
          <w:p>
            <w:pPr>
              <w:pStyle w:val="Normal"/>
              <w:spacing w:before="0" w:after="60"/>
              <w:rPr/>
            </w:pPr>
            <w:r>
              <w:rPr>
                <w:b/>
                <w:bCs/>
                <w:color w:val="8A5300"/>
                <w:sz w:val="20"/>
                <w:szCs w:val="20"/>
              </w:rPr>
              <w:t>Implementation note (raw OCI fetches, not client-facing SELECT)</w:t>
            </w:r>
          </w:p>
          <w:p>
            <w:pPr>
              <w:pStyle w:val="Normal"/>
              <w:rPr/>
            </w:pPr>
            <w:r>
              <w:rPr>
                <w:color w:val="5C3D00"/>
                <w:sz w:val="20"/>
                <w:szCs w:val="20"/>
              </w:rPr>
              <w:t xml:space="preserve">lookup_user() in </w:t>
            </w:r>
            <w:del w:id="19" w:author="Claude" w:date="2026-09-27T12:00:00Z">
              <w:r>
                <w:rPr>
                  <w:color w:val="5C3D00"/>
                  <w:sz w:val="20"/>
                  <w:szCs w:val="20"/>
                </w:rPr>
                <w:delText>OCI_</w:delText>
              </w:r>
            </w:del>
            <w:r>
              <w:rPr>
                <w:color w:val="5C3D00"/>
                <w:sz w:val="20"/>
                <w:szCs w:val="20"/>
              </w:rPr>
              <w:t xml:space="preserve">Auth_Manager.c fetches USERNAME, DISPLAY_NAME, PASSWORD_HASH, ENABLED, LOCKED, FAILED_ATTEMPTS, SOURCE_TYPE, and CONFIGURATION via raw OCIStmtPrepare2/OCIDefineByPos calls, matching </w:t>
            </w:r>
            <w:del w:id="20" w:author="Claude" w:date="2026-09-27T12:00:00Z">
              <w:r>
                <w:rPr>
                  <w:color w:val="5C3D00"/>
                  <w:sz w:val="20"/>
                  <w:szCs w:val="20"/>
                </w:rPr>
                <w:delText>OCI_</w:delText>
              </w:r>
            </w:del>
            <w:r>
              <w:rPr>
                <w:color w:val="5C3D00"/>
                <w:sz w:val="20"/>
                <w:szCs w:val="20"/>
              </w:rPr>
              <w:t>Table_Metadata_Module.c's own internal-lookup convention. DISPLAY_NAME, PASSWORD_HASH, and CONFIGURATION are all nullable columns - each needed an explicit OCI NULL indicator on its OCIDefineByPos define. Omitting the indicator (the first version of this code did) throws ORA-01405 on any row where the column is genuinely NULL - which is every LOCAL user's CONFIGURATION and every LDAP user's PASSWORD_HASH. See Section 14 for the full story.</w:t>
            </w:r>
          </w:p>
        </w:tc>
      </w:tr>
    </w:tbl>
    <w:p>
      <w:pPr>
        <w:pStyle w:val="Heading2"/>
        <w:spacing w:before="260" w:after="120"/>
        <w:rPr/>
      </w:pPr>
      <w:r>
        <w:rPr/>
        <w:t>4.3  ROLE, PERMISSION, USER_ROLE, ROLE_PERMISSION</w:t>
      </w:r>
    </w:p>
    <w:p>
      <w:pPr>
        <w:pStyle w:val="Normal"/>
        <w:spacing w:before="0" w:after="0"/>
        <w:rPr/>
      </w:pPr>
      <w:r>
        <w:rPr>
          <w:rFonts w:eastAsia="Consolas" w:cs="Consolas" w:ascii="Consolas" w:hAnsi="Consolas"/>
          <w:sz w:val="18"/>
          <w:szCs w:val="18"/>
        </w:rPr>
        <w:t>CREATE TABLE ROLE (</w:t>
      </w:r>
    </w:p>
    <w:p>
      <w:pPr>
        <w:pStyle w:val="Normal"/>
        <w:spacing w:before="0" w:after="0"/>
        <w:rPr/>
      </w:pPr>
      <w:r>
        <w:rPr>
          <w:rFonts w:eastAsia="Consolas" w:cs="Consolas" w:ascii="Consolas" w:hAnsi="Consolas"/>
          <w:sz w:val="18"/>
          <w:szCs w:val="18"/>
        </w:rPr>
        <w:t xml:space="preserve">    </w:t>
      </w:r>
      <w:r>
        <w:rPr>
          <w:rFonts w:eastAsia="Consolas" w:cs="Consolas" w:ascii="Consolas" w:hAnsi="Consolas"/>
          <w:sz w:val="18"/>
          <w:szCs w:val="18"/>
        </w:rPr>
        <w:t>ROLE_ID    NUMBER GENERATED ALWAYS AS IDENTITY PRIMARY KEY,</w:t>
      </w:r>
    </w:p>
    <w:p>
      <w:pPr>
        <w:pStyle w:val="Normal"/>
        <w:spacing w:before="0" w:after="0"/>
        <w:rPr/>
      </w:pPr>
      <w:r>
        <w:rPr>
          <w:rFonts w:eastAsia="Consolas" w:cs="Consolas" w:ascii="Consolas" w:hAnsi="Consolas"/>
          <w:sz w:val="18"/>
          <w:szCs w:val="18"/>
        </w:rPr>
        <w:t xml:space="preserve">    </w:t>
      </w:r>
      <w:r>
        <w:rPr>
          <w:rFonts w:eastAsia="Consolas" w:cs="Consolas" w:ascii="Consolas" w:hAnsi="Consolas"/>
          <w:sz w:val="18"/>
          <w:szCs w:val="18"/>
        </w:rPr>
        <w:t>ROLE_NAME  VARCHAR2(100) NOT NULL,</w:t>
      </w:r>
    </w:p>
    <w:p>
      <w:pPr>
        <w:pStyle w:val="Normal"/>
        <w:spacing w:before="0" w:after="0"/>
        <w:rPr/>
      </w:pPr>
      <w:r>
        <w:rPr>
          <w:rFonts w:eastAsia="Consolas" w:cs="Consolas" w:ascii="Consolas" w:hAnsi="Consolas"/>
          <w:sz w:val="18"/>
          <w:szCs w:val="18"/>
        </w:rPr>
        <w:t xml:space="preserve">    </w:t>
      </w:r>
      <w:r>
        <w:rPr>
          <w:rFonts w:eastAsia="Consolas" w:cs="Consolas" w:ascii="Consolas" w:hAnsi="Consolas"/>
          <w:sz w:val="18"/>
          <w:szCs w:val="18"/>
        </w:rPr>
        <w:t>DESCRIPTION VARCHAR2(500)</w:t>
      </w:r>
    </w:p>
    <w:p>
      <w:pPr>
        <w:pStyle w:val="Normal"/>
        <w:spacing w:before="0" w:after="0"/>
        <w:rPr/>
      </w:pPr>
      <w:r>
        <w:rPr>
          <w:rFonts w:eastAsia="Consolas" w:cs="Consolas" w:ascii="Consolas" w:hAnsi="Consolas"/>
          <w:sz w:val="18"/>
          <w:szCs w:val="18"/>
        </w:rPr>
        <w:t>);</w:t>
      </w:r>
    </w:p>
    <w:p>
      <w:pPr>
        <w:pStyle w:val="Normal"/>
        <w:spacing w:before="0" w:after="0"/>
        <w:rPr/>
      </w:pPr>
      <w:r>
        <w:rPr>
          <w:rFonts w:eastAsia="Consolas" w:cs="Consolas" w:ascii="Consolas" w:hAnsi="Consolas"/>
          <w:sz w:val="18"/>
          <w:szCs w:val="18"/>
        </w:rPr>
        <w:t>CREATE UNIQUE INDEX IDX_ROLE_NAME_UQ ON ROLE (ROLE_NAME);</w:t>
      </w:r>
    </w:p>
    <w:p>
      <w:pPr>
        <w:pStyle w:val="Normal"/>
        <w:spacing w:before="0" w:after="0"/>
        <w:rPr/>
      </w:pPr>
      <w:r>
        <w:rPr>
          <w:rFonts w:eastAsia="Consolas" w:cs="Consolas" w:ascii="Consolas" w:hAnsi="Consolas"/>
          <w:sz w:val="18"/>
          <w:szCs w:val="18"/>
        </w:rPr>
        <w:t xml:space="preserve"> </w:t>
      </w:r>
    </w:p>
    <w:p>
      <w:pPr>
        <w:pStyle w:val="Normal"/>
        <w:spacing w:before="0" w:after="0"/>
        <w:rPr/>
      </w:pPr>
      <w:r>
        <w:rPr>
          <w:rFonts w:eastAsia="Consolas" w:cs="Consolas" w:ascii="Consolas" w:hAnsi="Consolas"/>
          <w:sz w:val="18"/>
          <w:szCs w:val="18"/>
        </w:rPr>
        <w:t>CREATE TABLE PERMISSION (</w:t>
      </w:r>
    </w:p>
    <w:p>
      <w:pPr>
        <w:pStyle w:val="Normal"/>
        <w:spacing w:before="0" w:after="0"/>
        <w:rPr/>
      </w:pPr>
      <w:r>
        <w:rPr>
          <w:rFonts w:eastAsia="Consolas" w:cs="Consolas" w:ascii="Consolas" w:hAnsi="Consolas"/>
          <w:sz w:val="18"/>
          <w:szCs w:val="18"/>
        </w:rPr>
        <w:t xml:space="preserve">    </w:t>
      </w:r>
      <w:r>
        <w:rPr>
          <w:rFonts w:eastAsia="Consolas" w:cs="Consolas" w:ascii="Consolas" w:hAnsi="Consolas"/>
          <w:sz w:val="18"/>
          <w:szCs w:val="18"/>
        </w:rPr>
        <w:t>PERMISSION_ID   NUMBER GENERATED ALWAYS AS IDENTITY PRIMARY KEY,</w:t>
      </w:r>
    </w:p>
    <w:p>
      <w:pPr>
        <w:pStyle w:val="Normal"/>
        <w:spacing w:before="0" w:after="0"/>
        <w:rPr/>
      </w:pPr>
      <w:r>
        <w:rPr>
          <w:rFonts w:eastAsia="Consolas" w:cs="Consolas" w:ascii="Consolas" w:hAnsi="Consolas"/>
          <w:sz w:val="18"/>
          <w:szCs w:val="18"/>
        </w:rPr>
        <w:t xml:space="preserve">    </w:t>
      </w:r>
      <w:r>
        <w:rPr>
          <w:rFonts w:eastAsia="Consolas" w:cs="Consolas" w:ascii="Consolas" w:hAnsi="Consolas"/>
          <w:sz w:val="18"/>
          <w:szCs w:val="18"/>
        </w:rPr>
        <w:t>PERMISSION_CODE VARCHAR2(100) NOT NULL,   -- e.g. 'CUSTOMER.READ'</w:t>
      </w:r>
    </w:p>
    <w:p>
      <w:pPr>
        <w:pStyle w:val="Normal"/>
        <w:spacing w:before="0" w:after="0"/>
        <w:rPr/>
      </w:pPr>
      <w:r>
        <w:rPr>
          <w:rFonts w:eastAsia="Consolas" w:cs="Consolas" w:ascii="Consolas" w:hAnsi="Consolas"/>
          <w:sz w:val="18"/>
          <w:szCs w:val="18"/>
        </w:rPr>
        <w:t xml:space="preserve">    </w:t>
      </w:r>
      <w:r>
        <w:rPr>
          <w:rFonts w:eastAsia="Consolas" w:cs="Consolas" w:ascii="Consolas" w:hAnsi="Consolas"/>
          <w:sz w:val="18"/>
          <w:szCs w:val="18"/>
        </w:rPr>
        <w:t>DESCRIPTION     VARCHAR2(500)</w:t>
      </w:r>
    </w:p>
    <w:p>
      <w:pPr>
        <w:pStyle w:val="Normal"/>
        <w:spacing w:before="0" w:after="0"/>
        <w:rPr/>
      </w:pPr>
      <w:r>
        <w:rPr>
          <w:rFonts w:eastAsia="Consolas" w:cs="Consolas" w:ascii="Consolas" w:hAnsi="Consolas"/>
          <w:sz w:val="18"/>
          <w:szCs w:val="18"/>
        </w:rPr>
        <w:t>);</w:t>
      </w:r>
    </w:p>
    <w:p>
      <w:pPr>
        <w:pStyle w:val="Normal"/>
        <w:spacing w:before="0" w:after="0"/>
        <w:rPr/>
      </w:pPr>
      <w:r>
        <w:rPr>
          <w:rFonts w:eastAsia="Consolas" w:cs="Consolas" w:ascii="Consolas" w:hAnsi="Consolas"/>
          <w:sz w:val="18"/>
          <w:szCs w:val="18"/>
        </w:rPr>
        <w:t>CREATE UNIQUE INDEX IDX_PERMISSION_CODE_UQ ON PERMISSION (PERMISSION_CODE);</w:t>
      </w:r>
    </w:p>
    <w:p>
      <w:pPr>
        <w:pStyle w:val="Normal"/>
        <w:spacing w:before="0" w:after="0"/>
        <w:rPr/>
      </w:pPr>
      <w:r>
        <w:rPr>
          <w:rFonts w:eastAsia="Consolas" w:cs="Consolas" w:ascii="Consolas" w:hAnsi="Consolas"/>
          <w:sz w:val="18"/>
          <w:szCs w:val="18"/>
        </w:rPr>
        <w:t xml:space="preserve"> </w:t>
      </w:r>
    </w:p>
    <w:p>
      <w:pPr>
        <w:pStyle w:val="Normal"/>
        <w:spacing w:before="0" w:after="0"/>
        <w:rPr/>
      </w:pPr>
      <w:r>
        <w:rPr>
          <w:rFonts w:eastAsia="Consolas" w:cs="Consolas" w:ascii="Consolas" w:hAnsi="Consolas"/>
          <w:sz w:val="18"/>
          <w:szCs w:val="18"/>
        </w:rPr>
        <w:t>CREATE TABLE USER_ROLE (</w:t>
      </w:r>
    </w:p>
    <w:p>
      <w:pPr>
        <w:pStyle w:val="Normal"/>
        <w:spacing w:before="0" w:after="0"/>
        <w:rPr/>
      </w:pPr>
      <w:r>
        <w:rPr>
          <w:rFonts w:eastAsia="Consolas" w:cs="Consolas" w:ascii="Consolas" w:hAnsi="Consolas"/>
          <w:sz w:val="18"/>
          <w:szCs w:val="18"/>
        </w:rPr>
        <w:t xml:space="preserve">    </w:t>
      </w:r>
      <w:r>
        <w:rPr>
          <w:rFonts w:eastAsia="Consolas" w:cs="Consolas" w:ascii="Consolas" w:hAnsi="Consolas"/>
          <w:sz w:val="18"/>
          <w:szCs w:val="18"/>
        </w:rPr>
        <w:t>USER_ID NUMBER NOT NULL REFERENCES APP_USER (USER_ID),</w:t>
      </w:r>
    </w:p>
    <w:p>
      <w:pPr>
        <w:pStyle w:val="Normal"/>
        <w:spacing w:before="0" w:after="0"/>
        <w:rPr/>
      </w:pPr>
      <w:r>
        <w:rPr>
          <w:rFonts w:eastAsia="Consolas" w:cs="Consolas" w:ascii="Consolas" w:hAnsi="Consolas"/>
          <w:sz w:val="18"/>
          <w:szCs w:val="18"/>
        </w:rPr>
        <w:t xml:space="preserve">    </w:t>
      </w:r>
      <w:r>
        <w:rPr>
          <w:rFonts w:eastAsia="Consolas" w:cs="Consolas" w:ascii="Consolas" w:hAnsi="Consolas"/>
          <w:sz w:val="18"/>
          <w:szCs w:val="18"/>
        </w:rPr>
        <w:t>ROLE_ID NUMBER NOT NULL REFERENCES ROLE (ROLE_ID),</w:t>
      </w:r>
    </w:p>
    <w:p>
      <w:pPr>
        <w:pStyle w:val="Normal"/>
        <w:spacing w:before="0" w:after="0"/>
        <w:rPr/>
      </w:pPr>
      <w:r>
        <w:rPr>
          <w:rFonts w:eastAsia="Consolas" w:cs="Consolas" w:ascii="Consolas" w:hAnsi="Consolas"/>
          <w:sz w:val="18"/>
          <w:szCs w:val="18"/>
        </w:rPr>
        <w:t xml:space="preserve">    </w:t>
      </w:r>
      <w:r>
        <w:rPr>
          <w:rFonts w:eastAsia="Consolas" w:cs="Consolas" w:ascii="Consolas" w:hAnsi="Consolas"/>
          <w:sz w:val="18"/>
          <w:szCs w:val="18"/>
        </w:rPr>
        <w:t>PRIMARY KEY (USER_ID, ROLE_ID)</w:t>
      </w:r>
    </w:p>
    <w:p>
      <w:pPr>
        <w:pStyle w:val="Normal"/>
        <w:spacing w:before="0" w:after="0"/>
        <w:rPr/>
      </w:pPr>
      <w:r>
        <w:rPr>
          <w:rFonts w:eastAsia="Consolas" w:cs="Consolas" w:ascii="Consolas" w:hAnsi="Consolas"/>
          <w:sz w:val="18"/>
          <w:szCs w:val="18"/>
        </w:rPr>
        <w:t>);</w:t>
      </w:r>
    </w:p>
    <w:p>
      <w:pPr>
        <w:pStyle w:val="Normal"/>
        <w:spacing w:before="0" w:after="0"/>
        <w:rPr/>
      </w:pPr>
      <w:r>
        <w:rPr>
          <w:rFonts w:eastAsia="Consolas" w:cs="Consolas" w:ascii="Consolas" w:hAnsi="Consolas"/>
          <w:sz w:val="18"/>
          <w:szCs w:val="18"/>
        </w:rPr>
        <w:t xml:space="preserve"> </w:t>
      </w:r>
    </w:p>
    <w:p>
      <w:pPr>
        <w:pStyle w:val="Normal"/>
        <w:spacing w:before="0" w:after="0"/>
        <w:rPr/>
      </w:pPr>
      <w:r>
        <w:rPr>
          <w:rFonts w:eastAsia="Consolas" w:cs="Consolas" w:ascii="Consolas" w:hAnsi="Consolas"/>
          <w:sz w:val="18"/>
          <w:szCs w:val="18"/>
        </w:rPr>
        <w:t>CREATE TABLE ROLE_PERMISSION (</w:t>
      </w:r>
    </w:p>
    <w:p>
      <w:pPr>
        <w:pStyle w:val="Normal"/>
        <w:spacing w:before="0" w:after="0"/>
        <w:rPr/>
      </w:pPr>
      <w:r>
        <w:rPr>
          <w:rFonts w:eastAsia="Consolas" w:cs="Consolas" w:ascii="Consolas" w:hAnsi="Consolas"/>
          <w:sz w:val="18"/>
          <w:szCs w:val="18"/>
        </w:rPr>
        <w:t xml:space="preserve">    </w:t>
      </w:r>
      <w:r>
        <w:rPr>
          <w:rFonts w:eastAsia="Consolas" w:cs="Consolas" w:ascii="Consolas" w:hAnsi="Consolas"/>
          <w:sz w:val="18"/>
          <w:szCs w:val="18"/>
        </w:rPr>
        <w:t>ROLE_ID       NUMBER NOT NULL REFERENCES ROLE (ROLE_ID),</w:t>
      </w:r>
    </w:p>
    <w:p>
      <w:pPr>
        <w:pStyle w:val="Normal"/>
        <w:spacing w:before="0" w:after="0"/>
        <w:rPr/>
      </w:pPr>
      <w:r>
        <w:rPr>
          <w:rFonts w:eastAsia="Consolas" w:cs="Consolas" w:ascii="Consolas" w:hAnsi="Consolas"/>
          <w:sz w:val="18"/>
          <w:szCs w:val="18"/>
        </w:rPr>
        <w:t xml:space="preserve">    </w:t>
      </w:r>
      <w:r>
        <w:rPr>
          <w:rFonts w:eastAsia="Consolas" w:cs="Consolas" w:ascii="Consolas" w:hAnsi="Consolas"/>
          <w:sz w:val="18"/>
          <w:szCs w:val="18"/>
        </w:rPr>
        <w:t>PERMISSION_ID NUMBER NOT NULL REFERENCES PERMISSION (PERMISSION_ID),</w:t>
      </w:r>
    </w:p>
    <w:p>
      <w:pPr>
        <w:pStyle w:val="Normal"/>
        <w:spacing w:before="0" w:after="0"/>
        <w:rPr/>
      </w:pPr>
      <w:r>
        <w:rPr>
          <w:rFonts w:eastAsia="Consolas" w:cs="Consolas" w:ascii="Consolas" w:hAnsi="Consolas"/>
          <w:sz w:val="18"/>
          <w:szCs w:val="18"/>
        </w:rPr>
        <w:t xml:space="preserve">    </w:t>
      </w:r>
      <w:r>
        <w:rPr>
          <w:rFonts w:eastAsia="Consolas" w:cs="Consolas" w:ascii="Consolas" w:hAnsi="Consolas"/>
          <w:sz w:val="18"/>
          <w:szCs w:val="18"/>
        </w:rPr>
        <w:t>PRIMARY KEY (ROLE_ID, PERMISSION_ID)</w:t>
      </w:r>
    </w:p>
    <w:p>
      <w:pPr>
        <w:pStyle w:val="Normal"/>
        <w:spacing w:before="0" w:after="0"/>
        <w:rPr/>
      </w:pPr>
      <w:r>
        <w:rPr>
          <w:rFonts w:eastAsia="Consolas" w:cs="Consolas" w:ascii="Consolas" w:hAnsi="Consolas"/>
          <w:sz w:val="18"/>
          <w:szCs w:val="18"/>
        </w:rPr>
        <w:t>);</w:t>
      </w:r>
    </w:p>
    <w:p>
      <w:pPr>
        <w:pStyle w:val="Heading2"/>
        <w:spacing w:before="260" w:after="120"/>
        <w:rPr/>
      </w:pPr>
      <w:r>
        <w:rPr/>
        <w:t>4.4  OCI_METRICS (existing table, altered)</w:t>
      </w:r>
    </w:p>
    <w:p>
      <w:pPr>
        <w:pStyle w:val="Normal"/>
        <w:spacing w:before="0" w:after="160"/>
        <w:rPr/>
      </w:pPr>
      <w:r>
        <w:rPr/>
        <w:t>Two columns added post-Stage-6, to attribute slow AUTHENTICATE requests to LDAP or Argon2id specifically (Section 6.8):</w:t>
      </w:r>
    </w:p>
    <w:p>
      <w:pPr>
        <w:pStyle w:val="Normal"/>
        <w:spacing w:before="0" w:after="0"/>
        <w:rPr/>
      </w:pPr>
      <w:r>
        <w:rPr>
          <w:rFonts w:eastAsia="Consolas" w:cs="Consolas" w:ascii="Consolas" w:hAnsi="Consolas"/>
          <w:sz w:val="18"/>
          <w:szCs w:val="18"/>
        </w:rPr>
        <w:t>ALTER TABLE OCI_METRICS ADD (</w:t>
      </w:r>
    </w:p>
    <w:p>
      <w:pPr>
        <w:pStyle w:val="Normal"/>
        <w:spacing w:before="0" w:after="0"/>
        <w:rPr/>
      </w:pPr>
      <w:r>
        <w:rPr>
          <w:rFonts w:eastAsia="Consolas" w:cs="Consolas" w:ascii="Consolas" w:hAnsi="Consolas"/>
          <w:sz w:val="18"/>
          <w:szCs w:val="18"/>
        </w:rPr>
        <w:t xml:space="preserve">    </w:t>
      </w:r>
      <w:r>
        <w:rPr>
          <w:rFonts w:eastAsia="Consolas" w:cs="Consolas" w:ascii="Consolas" w:hAnsi="Consolas"/>
          <w:sz w:val="18"/>
          <w:szCs w:val="18"/>
        </w:rPr>
        <w:t>LDAP_BIND_US     NUMBER,</w:t>
      </w:r>
    </w:p>
    <w:p>
      <w:pPr>
        <w:pStyle w:val="Normal"/>
        <w:spacing w:before="0" w:after="0"/>
        <w:rPr/>
      </w:pPr>
      <w:r>
        <w:rPr>
          <w:rFonts w:eastAsia="Consolas" w:cs="Consolas" w:ascii="Consolas" w:hAnsi="Consolas"/>
          <w:sz w:val="18"/>
          <w:szCs w:val="18"/>
        </w:rPr>
        <w:t xml:space="preserve">    </w:t>
      </w:r>
      <w:r>
        <w:rPr>
          <w:rFonts w:eastAsia="Consolas" w:cs="Consolas" w:ascii="Consolas" w:hAnsi="Consolas"/>
          <w:sz w:val="18"/>
          <w:szCs w:val="18"/>
        </w:rPr>
        <w:t>CRYPT_VERIFY_US  NUMBER</w:t>
      </w:r>
    </w:p>
    <w:p>
      <w:pPr>
        <w:pStyle w:val="Normal"/>
        <w:spacing w:before="0" w:after="0"/>
        <w:rPr/>
      </w:pPr>
      <w:r>
        <w:rPr>
          <w:rFonts w:eastAsia="Consolas" w:cs="Consolas" w:ascii="Consolas" w:hAnsi="Consolas"/>
          <w:sz w:val="18"/>
          <w:szCs w:val="18"/>
        </w:rPr>
        <w:t>);</w:t>
      </w:r>
    </w:p>
    <w:p>
      <w:pPr>
        <w:pStyle w:val="Heading1"/>
        <w:spacing w:before="320" w:after="160"/>
        <w:rPr/>
      </w:pPr>
      <w:r>
        <w:rPr/>
        <w:t>5. Authentication Flow</w:t>
      </w:r>
    </w:p>
    <w:p>
      <w:pPr>
        <w:pStyle w:val="ListParagraph"/>
        <w:numPr>
          <w:ilvl w:val="0"/>
          <w:numId w:val="1"/>
        </w:numPr>
        <w:spacing w:before="0" w:after="80"/>
        <w:rPr/>
      </w:pPr>
      <w:r>
        <w:rPr/>
        <w:t>Client sends username + credential in an AUTHENTICATE operation (Section 8). No auth_source field exists in this request - if one is present it is ignored, per the security boundary in Section 3.</w:t>
      </w:r>
    </w:p>
    <w:p>
      <w:pPr>
        <w:pStyle w:val="ListParagraph"/>
        <w:numPr>
          <w:ilvl w:val="0"/>
          <w:numId w:val="1"/>
        </w:numPr>
        <w:spacing w:before="0" w:after="80"/>
        <w:rPr/>
      </w:pPr>
      <w:r>
        <w:rPr/>
        <w:t>auth_authenticate() looks up APP_USER by USERNAME (case-insensitive). Not found, disabled, or locked → AUTH_ERR_DENIED - a single generic error, never distinguishing which applies, to avoid username enumeration.</w:t>
      </w:r>
    </w:p>
    <w:p>
      <w:pPr>
        <w:pStyle w:val="ListParagraph"/>
        <w:numPr>
          <w:ilvl w:val="0"/>
          <w:numId w:val="1"/>
        </w:numPr>
        <w:spacing w:before="0" w:after="80"/>
        <w:rPr/>
      </w:pPr>
      <w:r>
        <w:rPr/>
        <w:t>Reads the user's AUTH_SOURCE_ID → AUTH_SOURCE.SOURCE_TYPE.</w:t>
      </w:r>
    </w:p>
    <w:p>
      <w:pPr>
        <w:pStyle w:val="ListParagraph"/>
        <w:numPr>
          <w:ilvl w:val="0"/>
          <w:numId w:val="1"/>
        </w:numPr>
        <w:spacing w:before="0" w:after="80"/>
        <w:rPr/>
      </w:pPr>
      <w:r>
        <w:rPr/>
        <w:t>SOURCE_TYPE = 'LOCAL': verify the supplied password against PASSWORD_HASH via crypt_verify_password() (Section 6.5), timed into ctx-&gt;crypt_verify_us.</w:t>
      </w:r>
    </w:p>
    <w:p>
      <w:pPr>
        <w:pStyle w:val="ListParagraph"/>
        <w:numPr>
          <w:ilvl w:val="0"/>
          <w:numId w:val="1"/>
        </w:numPr>
        <w:spacing w:before="0" w:after="80"/>
        <w:rPr/>
      </w:pPr>
      <w:r>
        <w:rPr/>
        <w:t>SOURCE_TYPE = 'LDAP' or 'AD': the credential is handed to ldap_auth_bind_check() (Section 6.3), which runs the actual bind in a completely separate OS process - not, as v1.2 originally described, an in-process LDAP client call. Timed into ctx-&gt;ldap_bind_us.</w:t>
      </w:r>
    </w:p>
    <w:p>
      <w:pPr>
        <w:pStyle w:val="ListParagraph"/>
        <w:numPr>
          <w:ilvl w:val="0"/>
          <w:numId w:val="1"/>
        </w:numPr>
        <w:spacing w:before="0" w:after="80"/>
        <w:rPr/>
      </w:pPr>
      <w:r>
        <w:rPr/>
        <w:t>On a LOCAL failure: record_auth_failure() increments FAILED_ATTEMPTS via a raw OCI update (not execute_update_batch() - corrected from v1.2, see Section 10) and, on reaching auth_max_failed_attempts, sets LOCKED='Y'/LOCKED_TS=SYSTIMESTAMP in the same update. An AUDIT_TRAIL row is written explicitly, immediately after (Section 6.7) - not, as v1.2 claimed, as an automatic side effect. There is no automatic unlock.</w:t>
      </w:r>
    </w:p>
    <w:p>
      <w:pPr>
        <w:pStyle w:val="ListParagraph"/>
        <w:numPr>
          <w:ilvl w:val="0"/>
          <w:numId w:val="1"/>
        </w:numPr>
        <w:spacing w:before="0" w:after="80"/>
        <w:rPr/>
      </w:pPr>
      <w:r>
        <w:rPr/>
        <w:t>On an LDAP/AD failure: logged, and AUTH_ERR_DENIED returned - but record_auth_failure() is deliberately NOT called. This is a real design decision, not an omission: the directory server already owns its own account-lockout policy for that identity; duplicating that state locally in APP_USER would create two independent, possibly conflicting lockout mechanisms for the same user. Not mentioned at all in v1.2 - added here because it's a genuine behavioural asymmetry between the two auth sources worth knowing explicitly.</w:t>
      </w:r>
    </w:p>
    <w:p>
      <w:pPr>
        <w:pStyle w:val="ListParagraph"/>
        <w:numPr>
          <w:ilvl w:val="0"/>
          <w:numId w:val="1"/>
        </w:numPr>
        <w:spacing w:before="0" w:after="80"/>
        <w:rPr/>
      </w:pPr>
      <w:r>
        <w:rPr/>
        <w:t>On success: record_auth_success() resets FAILED_ATTEMPTS to 0 (only when it was non-zero - a routine clean login writes no AUDIT_TRAIL row at all, Section 6.7) and stamps LAST_LOGIN_TS, then session_create() (</w:t>
      </w:r>
      <w:del w:id="21" w:author="Claude" w:date="2026-09-27T12:00:00Z">
        <w:r>
          <w:rPr/>
          <w:delText>OCI_</w:delText>
        </w:r>
      </w:del>
      <w:r>
        <w:rPr/>
        <w:t>Session_Manager.h, unchanged) is called, followed by authz_build_permission_cache() (Section 6.6) and a metrics record (Section 6.8).</w:t>
      </w:r>
    </w:p>
    <w:p>
      <w:pPr>
        <w:pStyle w:val="Normal"/>
        <w:spacing w:before="0" w:after="160"/>
        <w:rPr/>
      </w:pPr>
      <w:r>
        <w:rPr/>
        <w:t xml:space="preserve">LDAP/AD credentials are only ever used for the bind itself. As of Section 6.3's actual implementation, the credential is sent to a separate process over a pipe and zeroed from that process's own memory immediately after the bind call - a stronger guarantee than v1.2's original "not persisted anywhere" claim, since it now also can't be read by anything else running in the same address space as the main </w:t>
      </w:r>
      <w:del w:id="22" w:author="Claude" w:date="2026-09-27T12:00:00Z">
        <w:r>
          <w:rPr/>
          <w:delText>OCI_Wrapper</w:delText>
        </w:r>
      </w:del>
      <w:ins w:id="23" w:author="Claude" w:date="2026-09-27T12:00:00Z">
        <w:r>
          <w:rPr/>
          <w:t>DataSol_Gateway</w:t>
        </w:r>
      </w:ins>
      <w:r>
        <w:rPr/>
        <w:t xml:space="preserve"> process.</w:t>
      </w:r>
    </w:p>
    <w:p>
      <w:pPr>
        <w:pStyle w:val="Heading1"/>
        <w:spacing w:before="320" w:after="160"/>
        <w:rPr/>
      </w:pPr>
      <w:r>
        <w:rPr/>
        <w:t>6. Modules and Public API</w:t>
      </w:r>
    </w:p>
    <w:p>
      <w:pPr>
        <w:pStyle w:val="Normal"/>
        <w:spacing w:before="0" w:after="160"/>
        <w:rPr/>
      </w:pPr>
      <w:r>
        <w:rPr/>
        <w:t>AUTHENTICATE and CHECK_PERMISSION remain ordinary operation types, exactly as designed in v1.2 - this part of the design held up unchanged through implementation and is confirmed correct by Stage 6's live testing (Section 8).</w:t>
      </w:r>
    </w:p>
    <w:p>
      <w:pPr>
        <w:pStyle w:val="Heading2"/>
        <w:spacing w:before="260" w:after="120"/>
        <w:rPr/>
      </w:pPr>
      <w:r>
        <w:rPr/>
        <w:t>6.1  Operation types  (</w:t>
      </w:r>
      <w:del w:id="24" w:author="Claude" w:date="2026-09-27T12:00:00Z">
        <w:r>
          <w:rPr/>
          <w:delText>OCI_</w:delText>
        </w:r>
      </w:del>
      <w:r>
        <w:rPr/>
        <w:t>Request_Response_Types.h)</w:t>
      </w:r>
    </w:p>
    <w:p>
      <w:pPr>
        <w:pStyle w:val="Normal"/>
        <w:spacing w:before="0" w:after="0"/>
        <w:rPr/>
      </w:pPr>
      <w:r>
        <w:rPr>
          <w:rFonts w:eastAsia="Consolas" w:cs="Consolas" w:ascii="Consolas" w:hAnsi="Consolas"/>
          <w:sz w:val="18"/>
          <w:szCs w:val="18"/>
        </w:rPr>
        <w:t>typedef enum {</w:t>
      </w:r>
    </w:p>
    <w:p>
      <w:pPr>
        <w:pStyle w:val="Normal"/>
        <w:spacing w:before="0" w:after="0"/>
        <w:rPr/>
      </w:pPr>
      <w:r>
        <w:rPr>
          <w:rFonts w:eastAsia="Consolas" w:cs="Consolas" w:ascii="Consolas" w:hAnsi="Consolas"/>
          <w:sz w:val="18"/>
          <w:szCs w:val="18"/>
        </w:rPr>
        <w:t xml:space="preserve">    </w:t>
      </w:r>
      <w:r>
        <w:rPr>
          <w:rFonts w:eastAsia="Consolas" w:cs="Consolas" w:ascii="Consolas" w:hAnsi="Consolas"/>
          <w:sz w:val="18"/>
          <w:szCs w:val="18"/>
        </w:rPr>
        <w:t>OP_UNKNOWN = 0, OP_GET_TEMPLATE, OP_SELECT, OP_INSERT, OP_UPDATE,</w:t>
      </w:r>
    </w:p>
    <w:p>
      <w:pPr>
        <w:pStyle w:val="Normal"/>
        <w:spacing w:before="0" w:after="0"/>
        <w:rPr/>
      </w:pPr>
      <w:r>
        <w:rPr>
          <w:rFonts w:eastAsia="Consolas" w:cs="Consolas" w:ascii="Consolas" w:hAnsi="Consolas"/>
          <w:sz w:val="18"/>
          <w:szCs w:val="18"/>
        </w:rPr>
        <w:t xml:space="preserve">    </w:t>
      </w:r>
      <w:r>
        <w:rPr>
          <w:rFonts w:eastAsia="Consolas" w:cs="Consolas" w:ascii="Consolas" w:hAnsi="Consolas"/>
          <w:sz w:val="18"/>
          <w:szCs w:val="18"/>
        </w:rPr>
        <w:t>OP_DELETE, OP_EXECUTE_PROCEDURE, OP_CREATE_SESSION, OP_END_SESSION,</w:t>
      </w:r>
    </w:p>
    <w:p>
      <w:pPr>
        <w:pStyle w:val="Normal"/>
        <w:spacing w:before="0" w:after="0"/>
        <w:rPr/>
      </w:pPr>
      <w:r>
        <w:rPr>
          <w:rFonts w:eastAsia="Consolas" w:cs="Consolas" w:ascii="Consolas" w:hAnsi="Consolas"/>
          <w:sz w:val="18"/>
          <w:szCs w:val="18"/>
        </w:rPr>
        <w:t xml:space="preserve">    </w:t>
      </w:r>
      <w:r>
        <w:rPr>
          <w:rFonts w:eastAsia="Consolas" w:cs="Consolas" w:ascii="Consolas" w:hAnsi="Consolas"/>
          <w:sz w:val="18"/>
          <w:szCs w:val="18"/>
        </w:rPr>
        <w:t>OP_AUTHENTICATE,      /* Stage 2 */</w:t>
      </w:r>
    </w:p>
    <w:p>
      <w:pPr>
        <w:pStyle w:val="Normal"/>
        <w:spacing w:before="0" w:after="0"/>
        <w:rPr/>
      </w:pPr>
      <w:r>
        <w:rPr>
          <w:rFonts w:eastAsia="Consolas" w:cs="Consolas" w:ascii="Consolas" w:hAnsi="Consolas"/>
          <w:sz w:val="18"/>
          <w:szCs w:val="18"/>
        </w:rPr>
        <w:t xml:space="preserve">    </w:t>
      </w:r>
      <w:r>
        <w:rPr>
          <w:rFonts w:eastAsia="Consolas" w:cs="Consolas" w:ascii="Consolas" w:hAnsi="Consolas"/>
          <w:sz w:val="18"/>
          <w:szCs w:val="18"/>
        </w:rPr>
        <w:t>OP_CHECK_PERMISSION   /* Stage 5 */</w:t>
      </w:r>
    </w:p>
    <w:p>
      <w:pPr>
        <w:pStyle w:val="Normal"/>
        <w:spacing w:before="0" w:after="0"/>
        <w:rPr/>
      </w:pPr>
      <w:r>
        <w:rPr>
          <w:rFonts w:eastAsia="Consolas" w:cs="Consolas" w:ascii="Consolas" w:hAnsi="Consolas"/>
          <w:sz w:val="18"/>
          <w:szCs w:val="18"/>
        </w:rPr>
        <w:t>} operation_type_t;</w:t>
      </w:r>
    </w:p>
    <w:p>
      <w:pPr>
        <w:pStyle w:val="Normal"/>
        <w:spacing w:before="0" w:after="0"/>
        <w:rPr/>
      </w:pPr>
      <w:r>
        <w:rPr>
          <w:rFonts w:eastAsia="Consolas" w:cs="Consolas" w:ascii="Consolas" w:hAnsi="Consolas"/>
          <w:sz w:val="18"/>
          <w:szCs w:val="18"/>
        </w:rPr>
        <w:t xml:space="preserve"> </w:t>
      </w:r>
    </w:p>
    <w:p>
      <w:pPr>
        <w:pStyle w:val="Normal"/>
        <w:spacing w:before="0" w:after="0"/>
        <w:rPr/>
      </w:pPr>
      <w:r>
        <w:rPr>
          <w:rFonts w:eastAsia="Consolas" w:cs="Consolas" w:ascii="Consolas" w:hAnsi="Consolas"/>
          <w:sz w:val="18"/>
          <w:szCs w:val="18"/>
        </w:rPr>
        <w:t>typedef struct {</w:t>
      </w:r>
    </w:p>
    <w:p>
      <w:pPr>
        <w:pStyle w:val="Normal"/>
        <w:spacing w:before="0" w:after="0"/>
        <w:rPr/>
      </w:pPr>
      <w:r>
        <w:rPr>
          <w:rFonts w:eastAsia="Consolas" w:cs="Consolas" w:ascii="Consolas" w:hAnsi="Consolas"/>
          <w:sz w:val="18"/>
          <w:szCs w:val="18"/>
        </w:rPr>
        <w:t xml:space="preserve">    </w:t>
      </w:r>
      <w:r>
        <w:rPr>
          <w:rFonts w:eastAsia="Consolas" w:cs="Consolas" w:ascii="Consolas" w:hAnsi="Consolas"/>
          <w:sz w:val="18"/>
          <w:szCs w:val="18"/>
        </w:rPr>
        <w:t>char username[128];</w:t>
      </w:r>
    </w:p>
    <w:p>
      <w:pPr>
        <w:pStyle w:val="Normal"/>
        <w:spacing w:before="0" w:after="0"/>
        <w:rPr/>
      </w:pPr>
      <w:r>
        <w:rPr>
          <w:rFonts w:eastAsia="Consolas" w:cs="Consolas" w:ascii="Consolas" w:hAnsi="Consolas"/>
          <w:sz w:val="18"/>
          <w:szCs w:val="18"/>
        </w:rPr>
        <w:t xml:space="preserve">    </w:t>
      </w:r>
      <w:r>
        <w:rPr>
          <w:rFonts w:eastAsia="Consolas" w:cs="Consolas" w:ascii="Consolas" w:hAnsi="Consolas"/>
          <w:sz w:val="18"/>
          <w:szCs w:val="18"/>
        </w:rPr>
        <w:t>char credential[256];</w:t>
      </w:r>
    </w:p>
    <w:p>
      <w:pPr>
        <w:pStyle w:val="Normal"/>
        <w:spacing w:before="0" w:after="0"/>
        <w:rPr/>
      </w:pPr>
      <w:r>
        <w:rPr>
          <w:rFonts w:eastAsia="Consolas" w:cs="Consolas" w:ascii="Consolas" w:hAnsi="Consolas"/>
          <w:sz w:val="18"/>
          <w:szCs w:val="18"/>
        </w:rPr>
        <w:t>} authenticate_request_t;</w:t>
      </w:r>
    </w:p>
    <w:p>
      <w:pPr>
        <w:pStyle w:val="Normal"/>
        <w:spacing w:before="0" w:after="0"/>
        <w:rPr/>
      </w:pPr>
      <w:r>
        <w:rPr>
          <w:rFonts w:eastAsia="Consolas" w:cs="Consolas" w:ascii="Consolas" w:hAnsi="Consolas"/>
          <w:sz w:val="18"/>
          <w:szCs w:val="18"/>
        </w:rPr>
        <w:t xml:space="preserve"> </w:t>
      </w:r>
    </w:p>
    <w:p>
      <w:pPr>
        <w:pStyle w:val="Normal"/>
        <w:spacing w:before="0" w:after="0"/>
        <w:rPr/>
      </w:pPr>
      <w:r>
        <w:rPr>
          <w:rFonts w:eastAsia="Consolas" w:cs="Consolas" w:ascii="Consolas" w:hAnsi="Consolas"/>
          <w:sz w:val="18"/>
          <w:szCs w:val="18"/>
        </w:rPr>
        <w:t>typedef struct {</w:t>
      </w:r>
    </w:p>
    <w:p>
      <w:pPr>
        <w:pStyle w:val="Normal"/>
        <w:spacing w:before="0" w:after="0"/>
        <w:rPr/>
      </w:pPr>
      <w:r>
        <w:rPr>
          <w:rFonts w:eastAsia="Consolas" w:cs="Consolas" w:ascii="Consolas" w:hAnsi="Consolas"/>
          <w:sz w:val="18"/>
          <w:szCs w:val="18"/>
        </w:rPr>
        <w:t xml:space="preserve">    </w:t>
      </w:r>
      <w:r>
        <w:rPr>
          <w:rFonts w:eastAsia="Consolas" w:cs="Consolas" w:ascii="Consolas" w:hAnsi="Consolas"/>
          <w:sz w:val="18"/>
          <w:szCs w:val="18"/>
        </w:rPr>
        <w:t>char permission_code[100];   /* session_id comes from the envelope */</w:t>
      </w:r>
    </w:p>
    <w:p>
      <w:pPr>
        <w:pStyle w:val="Normal"/>
        <w:spacing w:before="0" w:after="0"/>
        <w:rPr/>
      </w:pPr>
      <w:r>
        <w:rPr>
          <w:rFonts w:eastAsia="Consolas" w:cs="Consolas" w:ascii="Consolas" w:hAnsi="Consolas"/>
          <w:sz w:val="18"/>
          <w:szCs w:val="18"/>
        </w:rPr>
        <w:t>} check_permission_request_t;</w:t>
      </w:r>
    </w:p>
    <w:p>
      <w:pPr>
        <w:pStyle w:val="Heading2"/>
        <w:spacing w:before="260" w:after="120"/>
        <w:rPr/>
      </w:pPr>
      <w:r>
        <w:rPr/>
        <w:t>6.2  Dispatcher routing  (dispatcher.c)</w:t>
      </w:r>
    </w:p>
    <w:p>
      <w:pPr>
        <w:pStyle w:val="Normal"/>
        <w:spacing w:before="0" w:after="160"/>
        <w:rPr/>
      </w:pPr>
      <w:r>
        <w:rPr/>
        <w:t>Same else-if chain used for every other operation type; unchanged from v1.2's own design. One addition confirmed necessary only once real testing began, not anticipated in v1.2 at all:</w:t>
      </w:r>
    </w:p>
    <w:tbl>
      <w:tblPr>
        <w:tblW w:w="9340" w:type="dxa"/>
        <w:jc w:val="left"/>
        <w:tblInd w:w="0" w:type="dxa"/>
        <w:tblLayout w:type="fixed"/>
        <w:tblCellMar>
          <w:top w:w="0" w:type="dxa"/>
          <w:left w:w="108" w:type="dxa"/>
          <w:bottom w:w="0" w:type="dxa"/>
          <w:right w:w="108" w:type="dxa"/>
        </w:tblCellMar>
      </w:tblPr>
      <w:tblGrid>
        <w:gridCol w:w="9340"/>
      </w:tblGrid>
      <w:tr>
        <w:trPr/>
        <w:tc>
          <w:tcPr>
            <w:tcW w:w="9340" w:type="dxa"/>
            <w:tcBorders>
              <w:top w:val="single" w:sz="4" w:space="0" w:color="000000"/>
              <w:left w:val="single" w:sz="4" w:space="0" w:color="000000"/>
              <w:bottom w:val="single" w:sz="4" w:space="0" w:color="000000"/>
              <w:right w:val="single" w:sz="4" w:space="0" w:color="000000"/>
            </w:tcBorders>
            <w:shd w:fill="FFF4E5" w:val="clear"/>
          </w:tcPr>
          <w:p>
            <w:pPr>
              <w:pStyle w:val="Normal"/>
              <w:spacing w:before="0" w:after="60"/>
              <w:rPr/>
            </w:pPr>
            <w:r>
              <w:rPr>
                <w:b/>
                <w:bCs/>
                <w:color w:val="8A5300"/>
                <w:sz w:val="20"/>
                <w:szCs w:val="20"/>
              </w:rPr>
              <w:t>Correction found during testing, not anticipated in v1.2</w:t>
            </w:r>
          </w:p>
          <w:p>
            <w:pPr>
              <w:pStyle w:val="Normal"/>
              <w:rPr/>
            </w:pPr>
            <w:r>
              <w:rPr>
                <w:color w:val="5C3D00"/>
                <w:sz w:val="20"/>
                <w:szCs w:val="20"/>
              </w:rPr>
              <w:t>A pre-existing, general session-validation gate in dispatcher.c runs before ANY operation-specific dispatch, rejecting requests whose session_id doesn't match a real, currently-valid session_cache entry. It had no exemption for any operation - including AUTHENTICATE itself. This never surfaced during early testing because the test harness (Run.sh) always had a real, already-established session on its persistent connection by the time an AUTHENTICATE fixture ran on it - but a genuinely new client, with no prior session at all, could never have successfully authenticated in production. Fixed by exempting a standalone (exactly one operation, type OP_AUTHENTICATE) request from that gate - authentication necessarily happens before a session exists; requiring one to attempt it was backwards.</w:t>
            </w:r>
          </w:p>
        </w:tc>
      </w:tr>
    </w:tbl>
    <w:p>
      <w:pPr>
        <w:pStyle w:val="Heading2"/>
        <w:spacing w:before="260" w:after="120"/>
        <w:rPr/>
      </w:pPr>
      <w:r>
        <w:rPr/>
        <w:t>6.3  Authentication Manager  (</w:t>
      </w:r>
      <w:del w:id="25" w:author="Claude" w:date="2026-09-27T12:00:00Z">
        <w:r>
          <w:rPr/>
          <w:delText>OCI_</w:delText>
        </w:r>
      </w:del>
      <w:r>
        <w:rPr/>
        <w:t>Auth_Manager.c / .h)</w:t>
      </w:r>
    </w:p>
    <w:p>
      <w:pPr>
        <w:pStyle w:val="Normal"/>
        <w:spacing w:before="0" w:after="0"/>
        <w:rPr/>
      </w:pPr>
      <w:r>
        <w:rPr>
          <w:rFonts w:eastAsia="Consolas" w:cs="Consolas" w:ascii="Consolas" w:hAnsi="Consolas"/>
          <w:sz w:val="18"/>
          <w:szCs w:val="18"/>
        </w:rPr>
        <w:t>#define AUTH_OK                      0</w:t>
      </w:r>
    </w:p>
    <w:p>
      <w:pPr>
        <w:pStyle w:val="Normal"/>
        <w:spacing w:before="0" w:after="0"/>
        <w:rPr/>
      </w:pPr>
      <w:r>
        <w:rPr>
          <w:rFonts w:eastAsia="Consolas" w:cs="Consolas" w:ascii="Consolas" w:hAnsi="Consolas"/>
          <w:sz w:val="18"/>
          <w:szCs w:val="18"/>
        </w:rPr>
        <w:t>#define AUTH_ERR_INVALID_ARG        -1</w:t>
      </w:r>
    </w:p>
    <w:p>
      <w:pPr>
        <w:pStyle w:val="Normal"/>
        <w:spacing w:before="0" w:after="0"/>
        <w:rPr/>
      </w:pPr>
      <w:r>
        <w:rPr>
          <w:rFonts w:eastAsia="Consolas" w:cs="Consolas" w:ascii="Consolas" w:hAnsi="Consolas"/>
          <w:sz w:val="18"/>
          <w:szCs w:val="18"/>
        </w:rPr>
        <w:t>#define AUTH_ERR_DENIED             -2</w:t>
      </w:r>
    </w:p>
    <w:p>
      <w:pPr>
        <w:pStyle w:val="Normal"/>
        <w:spacing w:before="0" w:after="0"/>
        <w:rPr/>
      </w:pPr>
      <w:r>
        <w:rPr>
          <w:rFonts w:eastAsia="Consolas" w:cs="Consolas" w:ascii="Consolas" w:hAnsi="Consolas"/>
          <w:sz w:val="18"/>
          <w:szCs w:val="18"/>
        </w:rPr>
        <w:t>#define AUTH_ERR_SOURCE_UNAVAILABLE -3</w:t>
      </w:r>
    </w:p>
    <w:p>
      <w:pPr>
        <w:pStyle w:val="Normal"/>
        <w:spacing w:before="0" w:after="0"/>
        <w:rPr/>
      </w:pPr>
      <w:r>
        <w:rPr>
          <w:rFonts w:eastAsia="Consolas" w:cs="Consolas" w:ascii="Consolas" w:hAnsi="Consolas"/>
          <w:sz w:val="18"/>
          <w:szCs w:val="18"/>
        </w:rPr>
        <w:t>#define AUTH_ERR_DB_FAILURE         -4</w:t>
      </w:r>
    </w:p>
    <w:p>
      <w:pPr>
        <w:pStyle w:val="Normal"/>
        <w:spacing w:before="0" w:after="0"/>
        <w:rPr/>
      </w:pPr>
      <w:r>
        <w:rPr>
          <w:rFonts w:eastAsia="Consolas" w:cs="Consolas" w:ascii="Consolas" w:hAnsi="Consolas"/>
          <w:sz w:val="18"/>
          <w:szCs w:val="18"/>
        </w:rPr>
        <w:t>#define AUTH_ERR_ALLOC              -5</w:t>
      </w:r>
    </w:p>
    <w:p>
      <w:pPr>
        <w:pStyle w:val="Normal"/>
        <w:spacing w:before="0" w:after="0"/>
        <w:rPr/>
      </w:pPr>
      <w:r>
        <w:rPr>
          <w:rFonts w:eastAsia="Consolas" w:cs="Consolas" w:ascii="Consolas" w:hAnsi="Consolas"/>
          <w:sz w:val="18"/>
          <w:szCs w:val="18"/>
        </w:rPr>
        <w:t xml:space="preserve"> </w:t>
      </w:r>
    </w:p>
    <w:p>
      <w:pPr>
        <w:pStyle w:val="Normal"/>
        <w:spacing w:before="0" w:after="0"/>
        <w:rPr/>
      </w:pPr>
      <w:r>
        <w:rPr>
          <w:rFonts w:eastAsia="Consolas" w:cs="Consolas" w:ascii="Consolas" w:hAnsi="Consolas"/>
          <w:sz w:val="18"/>
          <w:szCs w:val="18"/>
        </w:rPr>
        <w:t>int auth_authenticate(oci_context_t *ctx,</w:t>
      </w:r>
    </w:p>
    <w:p>
      <w:pPr>
        <w:pStyle w:val="Normal"/>
        <w:spacing w:before="0" w:after="0"/>
        <w:rPr/>
      </w:pPr>
      <w:r>
        <w:rPr>
          <w:rFonts w:eastAsia="Consolas" w:cs="Consolas" w:ascii="Consolas" w:hAnsi="Consolas"/>
          <w:sz w:val="18"/>
          <w:szCs w:val="18"/>
        </w:rPr>
        <w:t xml:space="preserve">                       </w:t>
      </w:r>
      <w:r>
        <w:rPr>
          <w:rFonts w:eastAsia="Consolas" w:cs="Consolas" w:ascii="Consolas" w:hAnsi="Consolas"/>
          <w:sz w:val="18"/>
          <w:szCs w:val="18"/>
        </w:rPr>
        <w:t>const authenticate_request_t *req,</w:t>
      </w:r>
    </w:p>
    <w:p>
      <w:pPr>
        <w:pStyle w:val="Normal"/>
        <w:spacing w:before="0" w:after="0"/>
        <w:rPr/>
      </w:pPr>
      <w:r>
        <w:rPr>
          <w:rFonts w:eastAsia="Consolas" w:cs="Consolas" w:ascii="Consolas" w:hAnsi="Consolas"/>
          <w:sz w:val="18"/>
          <w:szCs w:val="18"/>
        </w:rPr>
        <w:t xml:space="preserve">                       </w:t>
      </w:r>
      <w:r>
        <w:rPr>
          <w:rFonts w:eastAsia="Consolas" w:cs="Consolas" w:ascii="Consolas" w:hAnsi="Consolas"/>
          <w:sz w:val="18"/>
          <w:szCs w:val="18"/>
        </w:rPr>
        <w:t>char **session_id_out, char **display_name_out,</w:t>
      </w:r>
    </w:p>
    <w:p>
      <w:pPr>
        <w:pStyle w:val="Normal"/>
        <w:spacing w:before="0" w:after="0"/>
        <w:rPr/>
      </w:pPr>
      <w:r>
        <w:rPr>
          <w:rFonts w:eastAsia="Consolas" w:cs="Consolas" w:ascii="Consolas" w:hAnsi="Consolas"/>
          <w:sz w:val="18"/>
          <w:szCs w:val="18"/>
        </w:rPr>
        <w:t xml:space="preserve">                       </w:t>
      </w:r>
      <w:r>
        <w:rPr>
          <w:rFonts w:eastAsia="Consolas" w:cs="Consolas" w:ascii="Consolas" w:hAnsi="Consolas"/>
          <w:sz w:val="18"/>
          <w:szCs w:val="18"/>
        </w:rPr>
        <w:t>int *ttl_seconds_out);</w:t>
      </w:r>
    </w:p>
    <w:p>
      <w:pPr>
        <w:pStyle w:val="Heading3"/>
        <w:spacing w:before="200" w:after="100"/>
        <w:rPr/>
      </w:pPr>
      <w:r>
        <w:rPr/>
        <w:t>6.3.1  LOCAL source</w:t>
      </w:r>
    </w:p>
    <w:p>
      <w:pPr>
        <w:pStyle w:val="Normal"/>
        <w:spacing w:before="0" w:after="160"/>
        <w:rPr/>
      </w:pPr>
      <w:r>
        <w:rPr/>
        <w:t>Unchanged from v1.2's own design - crypt_verify_password() (Section 6.5), in-process, straightforward.</w:t>
      </w:r>
    </w:p>
    <w:p>
      <w:pPr>
        <w:pStyle w:val="Heading3"/>
        <w:spacing w:before="200" w:after="100"/>
        <w:rPr/>
      </w:pPr>
      <w:r>
        <w:rPr/>
        <w:t>6.3.2  LDAP/AD source - as actually built (Section 3's biggest divergence)</w:t>
      </w:r>
    </w:p>
    <w:p>
      <w:pPr>
        <w:pStyle w:val="Normal"/>
        <w:spacing w:before="0" w:after="160"/>
        <w:rPr/>
      </w:pPr>
      <w:r>
        <w:rPr/>
        <w:t>v1.2 described an in-process LDAP client call. What was actually built, after four distinct implementation attempts each failing for a different reason (full account in Section 14), is a completely separate design:</w:t>
      </w:r>
    </w:p>
    <w:p>
      <w:pPr>
        <w:pStyle w:val="ListParagraph"/>
        <w:numPr>
          <w:ilvl w:val="0"/>
          <w:numId w:val="1"/>
        </w:numPr>
        <w:spacing w:before="0" w:after="80"/>
        <w:rPr/>
      </w:pPr>
      <w:r>
        <w:rPr/>
        <w:t xml:space="preserve">ldap_auth_bind_check() (ldap_auth_helper.c) does NOT call any LDAP library itself. It fork()/exec()s a standalone executable, ldap_bind_helper (ldap_bind_helper.c) - a genuinely separate compiled binary, built and deployed independently of </w:t>
      </w:r>
      <w:del w:id="26" w:author="Claude" w:date="2026-09-27T12:00:00Z">
        <w:r>
          <w:rPr/>
          <w:delText>OCI_Wrapper</w:delText>
        </w:r>
      </w:del>
      <w:ins w:id="27" w:author="Claude" w:date="2026-09-27T12:00:00Z">
        <w:r>
          <w:rPr/>
          <w:t>DataSol_Gateway</w:t>
        </w:r>
      </w:ins>
      <w:r>
        <w:rPr/>
        <w:t>'s own Eclipse build, living alongside it (same directory, located via /proc/self/exe at runtime).</w:t>
      </w:r>
    </w:p>
    <w:p>
      <w:pPr>
        <w:pStyle w:val="ListParagraph"/>
        <w:numPr>
          <w:ilvl w:val="0"/>
          <w:numId w:val="1"/>
        </w:numPr>
        <w:spacing w:before="0" w:after="80"/>
        <w:rPr/>
      </w:pPr>
      <w:r>
        <w:rPr/>
        <w:t>ldap_bind_helper links ONLY against -lldap (real OpenLDAP) - it never touches Oracle's Instant Client library at all, which is the entire point: Oracle's libclntsh.so bundles its own complete, generically-named LDAP client (for its own, unrelated directory-naming feature) whose symbol names collide with real OpenLDAP's at every layer that was tried - see Section 14.</w:t>
      </w:r>
    </w:p>
    <w:p>
      <w:pPr>
        <w:pStyle w:val="ListParagraph"/>
        <w:numPr>
          <w:ilvl w:val="0"/>
          <w:numId w:val="1"/>
        </w:numPr>
        <w:spacing w:before="0" w:after="80"/>
        <w:rPr/>
      </w:pPr>
      <w:r>
        <w:rPr/>
        <w:t>The password is sent to the child process via a pipe to its stdin, never as a command-line argument - argv is visible to any local user via ps/`/proc/&lt;pid&gt;/cmdline`, a pipe is not.</w:t>
      </w:r>
    </w:p>
    <w:p>
      <w:pPr>
        <w:pStyle w:val="ListParagraph"/>
        <w:numPr>
          <w:ilvl w:val="0"/>
          <w:numId w:val="1"/>
        </w:numPr>
        <w:spacing w:before="0" w:after="80"/>
        <w:rPr/>
      </w:pPr>
      <w:r>
        <w:rPr/>
        <w:t>A parent-side watchdog (poll waitpid() with a timeout, not a blocking wait()) bounds how long a dispatcher worker thread can be blocked waiting for the child, independent of whatever network timeout the child sets internally for its own LDAP calls.</w:t>
      </w:r>
    </w:p>
    <w:p>
      <w:pPr>
        <w:pStyle w:val="ListParagraph"/>
        <w:numPr>
          <w:ilvl w:val="0"/>
          <w:numId w:val="1"/>
        </w:numPr>
        <w:spacing w:before="0" w:after="80"/>
        <w:rPr/>
      </w:pPr>
      <w:r>
        <w:rPr/>
        <w:t>SIGPIPE is ignored process-wide (once, via pthread_once()) so a dead/never-reading child can't take down the whole server via a broken pipe write.</w:t>
      </w:r>
    </w:p>
    <w:p>
      <w:pPr>
        <w:pStyle w:val="Normal"/>
        <w:spacing w:before="0" w:after="160"/>
        <w:rPr/>
      </w:pPr>
      <w:r>
        <w:rPr/>
        <w:t>This is a bigger design than v1.2 anticipated, and it costs real fork()/exec() overhead per LDAP login attempt (a few milliseconds) - acceptable because AUTHENTICATE happens once per session, not once per request; every subsequent request on that session uses the resulting session_id, never touching LDAP again. If login volume ever grows enough for fork() overhead itself to matter, the documented next step (not built) is a small persistent pool of pre-forked ldap_bind_helper processes, reused across requests rather than spawned fresh each time - same isolation guarantee, no per-request process-creation cost.</w:t>
      </w:r>
    </w:p>
    <w:p>
      <w:pPr>
        <w:pStyle w:val="Heading2"/>
        <w:spacing w:before="260" w:after="120"/>
        <w:rPr/>
      </w:pPr>
      <w:r>
        <w:rPr/>
        <w:t>6.4  Authorization Manager  (</w:t>
      </w:r>
      <w:del w:id="28" w:author="Claude" w:date="2026-09-27T12:00:00Z">
        <w:r>
          <w:rPr/>
          <w:delText>OCI_</w:delText>
        </w:r>
      </w:del>
      <w:r>
        <w:rPr/>
        <w:t>Authz_Manager.c / .h)</w:t>
      </w:r>
    </w:p>
    <w:p>
      <w:pPr>
        <w:pStyle w:val="Normal"/>
        <w:spacing w:before="0" w:after="0"/>
        <w:rPr/>
      </w:pPr>
      <w:r>
        <w:rPr>
          <w:rFonts w:eastAsia="Consolas" w:cs="Consolas" w:ascii="Consolas" w:hAnsi="Consolas"/>
          <w:sz w:val="18"/>
          <w:szCs w:val="18"/>
        </w:rPr>
        <w:t>#define AUTHZ_OK                0</w:t>
      </w:r>
    </w:p>
    <w:p>
      <w:pPr>
        <w:pStyle w:val="Normal"/>
        <w:spacing w:before="0" w:after="0"/>
        <w:rPr/>
      </w:pPr>
      <w:r>
        <w:rPr>
          <w:rFonts w:eastAsia="Consolas" w:cs="Consolas" w:ascii="Consolas" w:hAnsi="Consolas"/>
          <w:sz w:val="18"/>
          <w:szCs w:val="18"/>
        </w:rPr>
        <w:t>#define AUTHZ_ERR_INVALID_ARG  -1</w:t>
      </w:r>
    </w:p>
    <w:p>
      <w:pPr>
        <w:pStyle w:val="Normal"/>
        <w:spacing w:before="0" w:after="0"/>
        <w:rPr/>
      </w:pPr>
      <w:r>
        <w:rPr>
          <w:rFonts w:eastAsia="Consolas" w:cs="Consolas" w:ascii="Consolas" w:hAnsi="Consolas"/>
          <w:sz w:val="18"/>
          <w:szCs w:val="18"/>
        </w:rPr>
        <w:t>#define AUTHZ_ERR_DENIED       -2</w:t>
      </w:r>
    </w:p>
    <w:p>
      <w:pPr>
        <w:pStyle w:val="Normal"/>
        <w:spacing w:before="0" w:after="0"/>
        <w:rPr/>
      </w:pPr>
      <w:r>
        <w:rPr>
          <w:rFonts w:eastAsia="Consolas" w:cs="Consolas" w:ascii="Consolas" w:hAnsi="Consolas"/>
          <w:sz w:val="18"/>
          <w:szCs w:val="18"/>
        </w:rPr>
        <w:t>#define AUTHZ_ERR_DB_FAILURE   -4</w:t>
      </w:r>
    </w:p>
    <w:p>
      <w:pPr>
        <w:pStyle w:val="Normal"/>
        <w:spacing w:before="0" w:after="0"/>
        <w:rPr/>
      </w:pPr>
      <w:r>
        <w:rPr>
          <w:rFonts w:eastAsia="Consolas" w:cs="Consolas" w:ascii="Consolas" w:hAnsi="Consolas"/>
          <w:sz w:val="18"/>
          <w:szCs w:val="18"/>
        </w:rPr>
        <w:t xml:space="preserve"> </w:t>
      </w:r>
    </w:p>
    <w:p>
      <w:pPr>
        <w:pStyle w:val="Normal"/>
        <w:spacing w:before="0" w:after="0"/>
        <w:rPr/>
      </w:pPr>
      <w:r>
        <w:rPr>
          <w:rFonts w:eastAsia="Consolas" w:cs="Consolas" w:ascii="Consolas" w:hAnsi="Consolas"/>
          <w:sz w:val="18"/>
          <w:szCs w:val="18"/>
        </w:rPr>
        <w:t>int authz_build_permission_cache(oci_context_t *ctx,</w:t>
      </w:r>
    </w:p>
    <w:p>
      <w:pPr>
        <w:pStyle w:val="Normal"/>
        <w:spacing w:before="0" w:after="0"/>
        <w:rPr/>
      </w:pPr>
      <w:r>
        <w:rPr>
          <w:rFonts w:eastAsia="Consolas" w:cs="Consolas" w:ascii="Consolas" w:hAnsi="Consolas"/>
          <w:sz w:val="18"/>
          <w:szCs w:val="18"/>
        </w:rPr>
        <w:t xml:space="preserve">                                  </w:t>
      </w:r>
      <w:r>
        <w:rPr>
          <w:rFonts w:eastAsia="Consolas" w:cs="Consolas" w:ascii="Consolas" w:hAnsi="Consolas"/>
          <w:sz w:val="18"/>
          <w:szCs w:val="18"/>
        </w:rPr>
        <w:t>const char *session_id, int user_id);</w:t>
      </w:r>
    </w:p>
    <w:p>
      <w:pPr>
        <w:pStyle w:val="Normal"/>
        <w:spacing w:before="0" w:after="0"/>
        <w:rPr/>
      </w:pPr>
      <w:r>
        <w:rPr>
          <w:rFonts w:eastAsia="Consolas" w:cs="Consolas" w:ascii="Consolas" w:hAnsi="Consolas"/>
          <w:sz w:val="18"/>
          <w:szCs w:val="18"/>
        </w:rPr>
        <w:t>int authz_has_permission(oci_context_t *ctx, const char *session_id,</w:t>
      </w:r>
    </w:p>
    <w:p>
      <w:pPr>
        <w:pStyle w:val="Normal"/>
        <w:spacing w:before="0" w:after="0"/>
        <w:rPr/>
      </w:pPr>
      <w:r>
        <w:rPr>
          <w:rFonts w:eastAsia="Consolas" w:cs="Consolas" w:ascii="Consolas" w:hAnsi="Consolas"/>
          <w:sz w:val="18"/>
          <w:szCs w:val="18"/>
        </w:rPr>
        <w:t xml:space="preserve">                          </w:t>
      </w:r>
      <w:r>
        <w:rPr>
          <w:rFonts w:eastAsia="Consolas" w:cs="Consolas" w:ascii="Consolas" w:hAnsi="Consolas"/>
          <w:sz w:val="18"/>
          <w:szCs w:val="18"/>
        </w:rPr>
        <w:t>const char *permission_code);</w:t>
      </w:r>
    </w:p>
    <w:p>
      <w:pPr>
        <w:pStyle w:val="Normal"/>
        <w:spacing w:before="0" w:after="160"/>
        <w:rPr/>
      </w:pPr>
      <w:r>
        <w:rPr/>
        <w:t xml:space="preserve">authz_build_permission_cache() queries USER_ROLE → ROLE_PERMISSION → PERMISSION for user_id, once, right after a successful session_create() (called from auth_authenticate() itself, not from anywhere in </w:t>
      </w:r>
      <w:del w:id="29" w:author="Claude" w:date="2026-09-27T12:00:00Z">
        <w:r>
          <w:rPr/>
          <w:delText>OCI_</w:delText>
        </w:r>
      </w:del>
      <w:r>
        <w:rPr/>
        <w:t>Session_Manager.c - that module has no reason to know ROLE/PERMISSION exist). Its own failure is deliberately best-effort, matching record_auth_success()'s philosophy: never turns a successful login into a failure; the resulting session simply has no cached permissions until the user logs in again.</w:t>
      </w:r>
    </w:p>
    <w:p>
      <w:pPr>
        <w:pStyle w:val="Normal"/>
        <w:spacing w:before="0" w:after="160"/>
        <w:rPr/>
      </w:pPr>
      <w:r>
        <w:rPr/>
        <w:t>Call sites use authz_has_permission(ctx, session_id, "CUSTOMER.READ") – never a role-name comparison – so new permissions can be introduced without touching call sites that already check the right ones. Unchanged from v1.2's own design intent.</w:t>
      </w:r>
    </w:p>
    <w:p>
      <w:pPr>
        <w:pStyle w:val="Heading2"/>
        <w:spacing w:before="260" w:after="120"/>
        <w:rPr/>
      </w:pPr>
      <w:r>
        <w:rPr/>
        <w:t>6.5  Password hashing  (crypt_helper.c / .h)</w:t>
      </w:r>
    </w:p>
    <w:p>
      <w:pPr>
        <w:pStyle w:val="ListParagraph"/>
        <w:numPr>
          <w:ilvl w:val="0"/>
          <w:numId w:val="1"/>
        </w:numPr>
        <w:spacing w:before="0" w:after="80"/>
        <w:rPr/>
      </w:pPr>
      <w:r>
        <w:rPr/>
        <w:t>Library: libsodium's crypto_pwhash()/crypto_pwhash_str_verify(), Argon2id mode - matches v1.2's design exactly.</w:t>
      </w:r>
    </w:p>
    <w:p>
      <w:pPr>
        <w:pStyle w:val="ListParagraph"/>
        <w:numPr>
          <w:ilvl w:val="0"/>
          <w:numId w:val="1"/>
        </w:numPr>
        <w:spacing w:before="0" w:after="80"/>
        <w:rPr/>
      </w:pPr>
      <w:r>
        <w:rPr/>
        <w:t>crypt_init() calls libsodium's sodium_init() exactly once, from Data_Manager_Bootstrap.c, before any worker thread starts - a detail v1.2 didn't specify and that matters: libsodium functions are not safe to call before this.</w:t>
      </w:r>
    </w:p>
    <w:p>
      <w:pPr>
        <w:pStyle w:val="ListParagraph"/>
        <w:numPr>
          <w:ilvl w:val="0"/>
          <w:numId w:val="1"/>
        </w:numPr>
        <w:spacing w:before="0" w:after="80"/>
        <w:rPr/>
      </w:pPr>
      <w:r>
        <w:rPr/>
        <w:t>Cost parameters (auth_argon2_mem_cost_kb, auth_argon2_time_cost) are read from config.ini at hash time, not hardcoded - changing config.ini changes the cost of every password hashed from that point on; existing hashes keep verifying correctly regardless, since their own cost parameters travel with them inside the hash string.</w:t>
      </w:r>
    </w:p>
    <w:p>
      <w:pPr>
        <w:pStyle w:val="Heading2"/>
        <w:spacing w:before="260" w:after="120"/>
        <w:rPr/>
      </w:pPr>
      <w:r>
        <w:rPr/>
        <w:t>6.6  Permission cache  (authz_cache.c / .h)</w:t>
      </w:r>
    </w:p>
    <w:tbl>
      <w:tblPr>
        <w:tblW w:w="9340" w:type="dxa"/>
        <w:jc w:val="left"/>
        <w:tblInd w:w="0" w:type="dxa"/>
        <w:tblLayout w:type="fixed"/>
        <w:tblCellMar>
          <w:top w:w="0" w:type="dxa"/>
          <w:left w:w="108" w:type="dxa"/>
          <w:bottom w:w="0" w:type="dxa"/>
          <w:right w:w="108" w:type="dxa"/>
        </w:tblCellMar>
      </w:tblPr>
      <w:tblGrid>
        <w:gridCol w:w="9340"/>
      </w:tblGrid>
      <w:tr>
        <w:trPr/>
        <w:tc>
          <w:tcPr>
            <w:tcW w:w="9340" w:type="dxa"/>
            <w:tcBorders>
              <w:top w:val="single" w:sz="4" w:space="0" w:color="000000"/>
              <w:left w:val="single" w:sz="4" w:space="0" w:color="000000"/>
              <w:bottom w:val="single" w:sz="4" w:space="0" w:color="000000"/>
              <w:right w:val="single" w:sz="4" w:space="0" w:color="000000"/>
            </w:tcBorders>
            <w:shd w:fill="FFF4E5" w:val="clear"/>
          </w:tcPr>
          <w:p>
            <w:pPr>
              <w:pStyle w:val="Normal"/>
              <w:spacing w:before="0" w:after="60"/>
              <w:rPr/>
            </w:pPr>
            <w:r>
              <w:rPr>
                <w:b/>
                <w:bCs/>
                <w:color w:val="8A5300"/>
                <w:sz w:val="20"/>
                <w:szCs w:val="20"/>
              </w:rPr>
              <w:t>Correction from v1.2</w:t>
            </w:r>
          </w:p>
          <w:p>
            <w:pPr>
              <w:pStyle w:val="Normal"/>
              <w:rPr/>
            </w:pPr>
            <w:r>
              <w:rPr>
                <w:color w:val="5C3D00"/>
                <w:sz w:val="20"/>
                <w:szCs w:val="20"/>
              </w:rPr>
              <w:t xml:space="preserve">v1.2 said the permission cache is "stored alongside the existing session_cache entry." As built, it is a genuinely separate cache (authz_cache, its own cache_t instance from the shared </w:t>
            </w:r>
            <w:del w:id="30" w:author="Claude" w:date="2026-09-27T12:00:00Z">
              <w:r>
                <w:rPr>
                  <w:color w:val="5C3D00"/>
                  <w:sz w:val="20"/>
                  <w:szCs w:val="20"/>
                </w:rPr>
                <w:delText>oci_</w:delText>
              </w:r>
            </w:del>
            <w:r>
              <w:rPr>
                <w:color w:val="5C3D00"/>
                <w:sz w:val="20"/>
                <w:szCs w:val="20"/>
              </w:rPr>
              <w:t>cache infrastructure, its own config.ini keys, its own ctx-&gt;authz_cache pointer) - keyed by the same session_id, but not physically part of the session_cache entry itself. Functionally equivalent (both expire together in practice, since both are built at login time), but structurally distinct - worth knowing precisely if debugging either.</w:t>
            </w:r>
          </w:p>
        </w:tc>
      </w:tr>
    </w:tbl>
    <w:p>
      <w:pPr>
        <w:pStyle w:val="Normal"/>
        <w:spacing w:before="0" w:after="160"/>
        <w:rPr/>
      </w:pPr>
      <w:r>
        <w:rPr/>
        <w:t>Stores a comma-separated PERMISSION_CODE list per session_id, with its own versioned encoding ("AZ1|CUSTOMER.READ,CUSTOMER.WRITE", or "AZ1|-" for a user with no granted permissions - a valid state, not an error). authz_has_permission() does an exact-token match against the decoded list - never a substring match, so "CUSTOMER.READ" cannot be accidentally satisfied by a cached "CUSTOMER.READALL". Confirmed via live testing to never touch the database on this path (Section 8).</w:t>
      </w:r>
    </w:p>
    <w:p>
      <w:pPr>
        <w:pStyle w:val="Heading2"/>
        <w:spacing w:before="260" w:after="120"/>
        <w:rPr/>
      </w:pPr>
      <w:r>
        <w:rPr/>
        <w:t>6.7  Audit Trail Integration  (NEW - Stage 4, not in v1.2 at all)</w:t>
      </w:r>
    </w:p>
    <w:p>
      <w:pPr>
        <w:pStyle w:val="Normal"/>
        <w:spacing w:before="0" w:after="160"/>
        <w:rPr/>
      </w:pPr>
      <w:r>
        <w:rPr/>
        <w:t xml:space="preserve">v1.2 stated (Section 10, now corrected) that audit trail rows are produced automatically. They are not, for this module - AUDIT_TRAIL rows for authentication events are written explicitly, via direct calls to audit_trail_insert() (the same general function </w:t>
      </w:r>
      <w:del w:id="31" w:author="Claude" w:date="2026-09-27T12:00:00Z">
        <w:r>
          <w:rPr/>
          <w:delText>OCI_</w:delText>
        </w:r>
      </w:del>
      <w:r>
        <w:rPr/>
        <w:t xml:space="preserve">Insert_Execute_Module.c uses for a plain business INSERT), from inside record_auth_failure() and record_auth_success() in </w:t>
      </w:r>
      <w:del w:id="32" w:author="Claude" w:date="2026-09-27T12:00:00Z">
        <w:r>
          <w:rPr/>
          <w:delText>OCI_</w:delText>
        </w:r>
      </w:del>
      <w:r>
        <w:rPr/>
        <w:t>Auth_Manager.c itself.</w:t>
      </w:r>
    </w:p>
    <w:p>
      <w:pPr>
        <w:pStyle w:val="ListParagraph"/>
        <w:numPr>
          <w:ilvl w:val="0"/>
          <w:numId w:val="1"/>
        </w:numPr>
        <w:spacing w:before="0" w:after="80"/>
        <w:rPr/>
      </w:pPr>
      <w:r>
        <w:rPr/>
        <w:t>record_auth_failure() writes a row for every LOCAL-source denial (FAILED_ATTEMPTS old/new value), and a second row for LOCKED (old='N', new='Y') on the specific attempt that trips the lock. LDAP/AD denials write no AUDIT_TRAIL row, matching Section 5's own no-local-lockout-for-LDAP design decision.</w:t>
      </w:r>
    </w:p>
    <w:p>
      <w:pPr>
        <w:pStyle w:val="ListParagraph"/>
        <w:numPr>
          <w:ilvl w:val="0"/>
          <w:numId w:val="1"/>
        </w:numPr>
        <w:spacing w:before="0" w:after="80"/>
        <w:rPr/>
      </w:pPr>
      <w:r>
        <w:rPr/>
        <w:t>record_auth_success() writes a row only when FAILED_ATTEMPTS was genuinely reset from a nonzero value - a routine clean login produces no audit noise.</w:t>
      </w:r>
    </w:p>
    <w:p>
      <w:pPr>
        <w:pStyle w:val="ListParagraph"/>
        <w:numPr>
          <w:ilvl w:val="0"/>
          <w:numId w:val="1"/>
        </w:numPr>
        <w:spacing w:before="0" w:after="80"/>
        <w:rPr/>
      </w:pPr>
      <w:r>
        <w:rPr/>
        <w:t>LOCKED_TS and LAST_LOGIN_TS (both server-generated SYSTIMESTAMP values this code never reads back) are deliberately not audited - already implicit in the audit row's own timestamp; fetching them back for the sole purpose of auditing them would be a pure-overhead round trip.</w:t>
      </w:r>
    </w:p>
    <w:tbl>
      <w:tblPr>
        <w:tblW w:w="9340" w:type="dxa"/>
        <w:jc w:val="left"/>
        <w:tblInd w:w="0" w:type="dxa"/>
        <w:tblLayout w:type="fixed"/>
        <w:tblCellMar>
          <w:top w:w="0" w:type="dxa"/>
          <w:left w:w="108" w:type="dxa"/>
          <w:bottom w:w="0" w:type="dxa"/>
          <w:right w:w="108" w:type="dxa"/>
        </w:tblCellMar>
      </w:tblPr>
      <w:tblGrid>
        <w:gridCol w:w="9340"/>
      </w:tblGrid>
      <w:tr>
        <w:trPr/>
        <w:tc>
          <w:tcPr>
            <w:tcW w:w="9340" w:type="dxa"/>
            <w:tcBorders>
              <w:top w:val="single" w:sz="4" w:space="0" w:color="000000"/>
              <w:left w:val="single" w:sz="4" w:space="0" w:color="000000"/>
              <w:bottom w:val="single" w:sz="4" w:space="0" w:color="000000"/>
              <w:right w:val="single" w:sz="4" w:space="0" w:color="000000"/>
            </w:tcBorders>
            <w:shd w:fill="FFF4E5" w:val="clear"/>
          </w:tcPr>
          <w:p>
            <w:pPr>
              <w:pStyle w:val="Normal"/>
              <w:spacing w:before="0" w:after="60"/>
              <w:rPr/>
            </w:pPr>
            <w:r>
              <w:rPr>
                <w:b/>
                <w:bCs/>
                <w:color w:val="8A5300"/>
                <w:sz w:val="20"/>
                <w:szCs w:val="20"/>
              </w:rPr>
              <w:t>A genuinely fragile contract worth knowing about</w:t>
            </w:r>
          </w:p>
          <w:p>
            <w:pPr>
              <w:pStyle w:val="Normal"/>
              <w:rPr/>
            </w:pPr>
            <w:r>
              <w:rPr>
                <w:color w:val="5C3D00"/>
                <w:sz w:val="20"/>
                <w:szCs w:val="20"/>
              </w:rPr>
              <w:t xml:space="preserve">audit_trail_insert()'s UPDATE/DELETE path casts its void* old_values/new_values parameters to an INTERNAL struct - audit_field_value_t { char value[32768]; int is_empty; } - defined only inside </w:t>
            </w:r>
            <w:del w:id="33" w:author="Claude" w:date="2026-09-27T12:00:00Z">
              <w:r>
                <w:rPr>
                  <w:color w:val="5C3D00"/>
                  <w:sz w:val="20"/>
                  <w:szCs w:val="20"/>
                </w:rPr>
                <w:delText>OCI_</w:delText>
              </w:r>
            </w:del>
            <w:r>
              <w:rPr>
                <w:color w:val="5C3D00"/>
                <w:sz w:val="20"/>
                <w:szCs w:val="20"/>
              </w:rPr>
              <w:t xml:space="preserve">Audit_Trail_Manager.c itself, never exposed in its own header. The first version of this integration populated field_value_t (a completely different, much smaller struct from </w:t>
            </w:r>
            <w:del w:id="34" w:author="Claude" w:date="2026-09-27T12:00:00Z">
              <w:r>
                <w:rPr>
                  <w:color w:val="5C3D00"/>
                  <w:sz w:val="20"/>
                  <w:szCs w:val="20"/>
                </w:rPr>
                <w:delText>OCI_</w:delText>
              </w:r>
            </w:del>
            <w:r>
              <w:rPr>
                <w:color w:val="5C3D00"/>
                <w:sz w:val="20"/>
                <w:szCs w:val="20"/>
              </w:rPr>
              <w:t xml:space="preserve">Request_Response_Types.h) instead, and audit_trail_insert() read far past the end of those stack arrays - real memory corruption, a genuine crash, not a compile error. The fix mirrors this private struct's exact layout locally in </w:t>
            </w:r>
            <w:del w:id="35" w:author="Claude" w:date="2026-09-27T12:00:00Z">
              <w:r>
                <w:rPr>
                  <w:color w:val="5C3D00"/>
                  <w:sz w:val="20"/>
                  <w:szCs w:val="20"/>
                </w:rPr>
                <w:delText>OCI_</w:delText>
              </w:r>
            </w:del>
            <w:r>
              <w:rPr>
                <w:color w:val="5C3D00"/>
                <w:sz w:val="20"/>
                <w:szCs w:val="20"/>
              </w:rPr>
              <w:t>Auth_Manager.c, which is - uncomfortably - the project's own established convention here (</w:t>
            </w:r>
            <w:del w:id="36" w:author="Claude" w:date="2026-09-27T12:00:00Z">
              <w:r>
                <w:rPr>
                  <w:color w:val="5C3D00"/>
                  <w:sz w:val="20"/>
                  <w:szCs w:val="20"/>
                </w:rPr>
                <w:delText>OCI_</w:delText>
              </w:r>
            </w:del>
            <w:r>
              <w:rPr>
                <w:color w:val="5C3D00"/>
                <w:sz w:val="20"/>
                <w:szCs w:val="20"/>
              </w:rPr>
              <w:t>Update_Execute_Module.c does the same thing, for its own new_values, with its own privately-mirrored upd_fv_t). See Section 14 for the full account.</w:t>
            </w:r>
          </w:p>
        </w:tc>
      </w:tr>
    </w:tbl>
    <w:p>
      <w:pPr>
        <w:pStyle w:val="Heading2"/>
        <w:spacing w:before="260" w:after="120"/>
        <w:rPr/>
      </w:pPr>
      <w:r>
        <w:rPr/>
        <w:t>6.8  Metrics Integration  (NEW - built after Stage 6, not in v1.2 at all)</w:t>
      </w:r>
    </w:p>
    <w:p>
      <w:pPr>
        <w:pStyle w:val="Normal"/>
        <w:spacing w:before="0" w:after="160"/>
        <w:rPr/>
      </w:pPr>
      <w:r>
        <w:rPr/>
        <w:t xml:space="preserve">Same correction as Section 6.7: v1.2 claimed metrics are produced automatically. They were not, for AUTHENTICATE/CHECK_PERMISSION - dispatch_authenticate_new() and dispatch_check_permission_new() wrote zero metrics rows at all until this was built explicitly, following the same metrics_init()/metrics_set_context()/metrics_finalise_and_enqueue() pattern </w:t>
      </w:r>
      <w:del w:id="37" w:author="Claude" w:date="2026-09-27T12:00:00Z">
        <w:r>
          <w:rPr/>
          <w:delText>OCI_</w:delText>
        </w:r>
      </w:del>
      <w:r>
        <w:rPr/>
        <w:t xml:space="preserve">Insert_Execute_Module.c and </w:t>
      </w:r>
      <w:del w:id="38" w:author="Claude" w:date="2026-09-27T12:00:00Z">
        <w:r>
          <w:rPr/>
          <w:delText>OCI_</w:delText>
        </w:r>
      </w:del>
      <w:r>
        <w:rPr/>
        <w:t>Execute_Query_Batch_Module.c already use internally (not, as the pattern's own doc comment in metrics.h implies, something dispatcher.c does on operations' behalf).</w:t>
      </w:r>
    </w:p>
    <w:p>
      <w:pPr>
        <w:pStyle w:val="ListParagraph"/>
        <w:numPr>
          <w:ilvl w:val="0"/>
          <w:numId w:val="1"/>
        </w:numPr>
        <w:spacing w:before="0" w:after="80"/>
        <w:rPr/>
      </w:pPr>
      <w:r>
        <w:rPr/>
        <w:t xml:space="preserve">Two OCI_METRICS columns added (Section 4.4): LDAP_BIND_US and CRYPT_VERIFY_US, timed inside </w:t>
      </w:r>
      <w:del w:id="39" w:author="Claude" w:date="2026-09-27T12:00:00Z">
        <w:r>
          <w:rPr/>
          <w:delText>OCI_</w:delText>
        </w:r>
      </w:del>
      <w:r>
        <w:rPr/>
        <w:t>Auth_Manager.c around the two respective calls, propagated via two new per-request scalar fields on oci_context_t (ctx-&gt;ldap_bind_us / ctx-&gt;crypt_verify_us) - mirroring the existing ctx-&gt;level1_parse_us/level2_parse_us pattern exactly.</w:t>
      </w:r>
    </w:p>
    <w:p>
      <w:pPr>
        <w:pStyle w:val="ListParagraph"/>
        <w:numPr>
          <w:ilvl w:val="0"/>
          <w:numId w:val="1"/>
        </w:numPr>
        <w:spacing w:before="0" w:after="80"/>
        <w:rPr/>
      </w:pPr>
      <w:r>
        <w:rPr/>
        <w:t>Exactly one of the two is ever non-zero for a given AUTHENTICATE row - a LOCAL login never calls the LDAP path and vice versa. Both are 0 for CHECK_PERMISSION, which never touches either.</w:t>
      </w:r>
    </w:p>
    <w:p>
      <w:pPr>
        <w:pStyle w:val="ListParagraph"/>
        <w:numPr>
          <w:ilvl w:val="0"/>
          <w:numId w:val="1"/>
        </w:numPr>
        <w:spacing w:before="0" w:after="80"/>
        <w:rPr/>
      </w:pPr>
      <w:r>
        <w:rPr/>
        <w:t>A metrics row is written for every AUTHENTICATE outcome from the point credential verification actually begins onward (denied, session_create() failure, session_id-parse failure, alloc failure, success) - deliberately NOT for the earlier pure-validation exits (invalid arg, unknown user, disabled, locked), which never call the timed functions at all and so would only ever report zeroes, answering nothing.</w:t>
      </w:r>
    </w:p>
    <w:p>
      <w:pPr>
        <w:pStyle w:val="Normal"/>
        <w:spacing w:before="0" w:after="160"/>
        <w:rPr/>
      </w:pPr>
      <w:r>
        <w:rPr/>
        <w:t>Confirmed working against real traffic: LOCAL logins measured at 87-93ms (Argon2id being deliberately expensive - by design, not a performance bug), LDAP binds at 20-24ms against a healthy directory. The two are never conflated in a single row, and total_us minus (ldap_bind_us + crypt_verify_us) directly isolates time spent outside the credential check itself (parsing, dispatch, session creation) - exactly the "was it us or was it LDAP" question this was built to answer.</w:t>
      </w:r>
    </w:p>
    <w:p>
      <w:pPr>
        <w:pStyle w:val="Heading1"/>
        <w:spacing w:before="320" w:after="160"/>
        <w:rPr/>
      </w:pPr>
      <w:r>
        <w:rPr/>
        <w:t>7. Integration with the Session Manager</w:t>
      </w:r>
    </w:p>
    <w:p>
      <w:pPr>
        <w:pStyle w:val="Normal"/>
        <w:spacing w:before="0" w:after="160"/>
        <w:rPr/>
      </w:pPr>
      <w:r>
        <w:rPr/>
        <w:t xml:space="preserve">Unchanged from v1.2, confirmed correct by implementation: this module does not change </w:t>
      </w:r>
      <w:del w:id="40" w:author="Claude" w:date="2026-09-27T12:00:00Z">
        <w:r>
          <w:rPr/>
          <w:delText>OCI_</w:delText>
        </w:r>
      </w:del>
      <w:r>
        <w:rPr/>
        <w:t>Session_Manager.c. auth_authenticate() calls session_create() exactly as any other caller would, after independently establishing the credential was valid.</w:t>
      </w:r>
    </w:p>
    <w:p>
      <w:pPr>
        <w:pStyle w:val="Normal"/>
        <w:spacing w:before="0" w:after="0"/>
        <w:rPr/>
      </w:pPr>
      <w:r>
        <w:rPr>
          <w:rFonts w:eastAsia="Consolas" w:cs="Consolas" w:ascii="Consolas" w:hAnsi="Consolas"/>
          <w:sz w:val="18"/>
          <w:szCs w:val="18"/>
        </w:rPr>
        <w:t>auth_authenticate()</w:t>
      </w:r>
    </w:p>
    <w:p>
      <w:pPr>
        <w:pStyle w:val="Normal"/>
        <w:spacing w:before="0" w:after="0"/>
        <w:rPr/>
      </w:pPr>
      <w:r>
        <w:rPr>
          <w:rFonts w:eastAsia="Consolas" w:cs="Consolas" w:ascii="Consolas" w:hAnsi="Consolas"/>
          <w:sz w:val="18"/>
          <w:szCs w:val="18"/>
        </w:rPr>
        <w:t xml:space="preserve">   </w:t>
      </w:r>
      <w:r>
        <w:rPr>
          <w:rFonts w:eastAsia="Consolas" w:cs="Consolas" w:ascii="Consolas" w:hAnsi="Consolas"/>
          <w:sz w:val="18"/>
          <w:szCs w:val="18"/>
        </w:rPr>
        <w:t>-&gt; verify credential (LOCAL in-process, or LDAP via ldap_bind_helper)</w:t>
      </w:r>
    </w:p>
    <w:p>
      <w:pPr>
        <w:pStyle w:val="Normal"/>
        <w:spacing w:before="0" w:after="0"/>
        <w:rPr/>
      </w:pPr>
      <w:r>
        <w:rPr>
          <w:rFonts w:eastAsia="Consolas" w:cs="Consolas" w:ascii="Consolas" w:hAnsi="Consolas"/>
          <w:sz w:val="18"/>
          <w:szCs w:val="18"/>
        </w:rPr>
        <w:t xml:space="preserve">   </w:t>
      </w:r>
      <w:r>
        <w:rPr>
          <w:rFonts w:eastAsia="Consolas" w:cs="Consolas" w:ascii="Consolas" w:hAnsi="Consolas"/>
          <w:sz w:val="18"/>
          <w:szCs w:val="18"/>
        </w:rPr>
        <w:t>-&gt; on success, build session_request_t { client_id = username, ... }</w:t>
      </w:r>
    </w:p>
    <w:p>
      <w:pPr>
        <w:pStyle w:val="Normal"/>
        <w:spacing w:before="0" w:after="0"/>
        <w:rPr/>
      </w:pPr>
      <w:r>
        <w:rPr>
          <w:rFonts w:eastAsia="Consolas" w:cs="Consolas" w:ascii="Consolas" w:hAnsi="Consolas"/>
          <w:sz w:val="18"/>
          <w:szCs w:val="18"/>
        </w:rPr>
        <w:t xml:space="preserve">   </w:t>
      </w:r>
      <w:r>
        <w:rPr>
          <w:rFonts w:eastAsia="Consolas" w:cs="Consolas" w:ascii="Consolas" w:hAnsi="Consolas"/>
          <w:sz w:val="18"/>
          <w:szCs w:val="18"/>
        </w:rPr>
        <w:t>-&gt; session_create(ctx, &amp;session_req, &amp;session_xml)   [unchanged]</w:t>
      </w:r>
    </w:p>
    <w:p>
      <w:pPr>
        <w:pStyle w:val="Normal"/>
        <w:spacing w:before="0" w:after="0"/>
        <w:rPr/>
      </w:pPr>
      <w:r>
        <w:rPr>
          <w:rFonts w:eastAsia="Consolas" w:cs="Consolas" w:ascii="Consolas" w:hAnsi="Consolas"/>
          <w:sz w:val="18"/>
          <w:szCs w:val="18"/>
        </w:rPr>
        <w:t xml:space="preserve">   </w:t>
      </w:r>
      <w:r>
        <w:rPr>
          <w:rFonts w:eastAsia="Consolas" w:cs="Consolas" w:ascii="Consolas" w:hAnsi="Consolas"/>
          <w:sz w:val="18"/>
          <w:szCs w:val="18"/>
        </w:rPr>
        <w:t>-&gt; authz_build_permission_cache() for this session_id (Section 6.6)</w:t>
      </w:r>
    </w:p>
    <w:p>
      <w:pPr>
        <w:pStyle w:val="Normal"/>
        <w:spacing w:before="0" w:after="0"/>
        <w:rPr/>
      </w:pPr>
      <w:r>
        <w:rPr>
          <w:rFonts w:eastAsia="Consolas" w:cs="Consolas" w:ascii="Consolas" w:hAnsi="Consolas"/>
          <w:sz w:val="18"/>
          <w:szCs w:val="18"/>
        </w:rPr>
        <w:t xml:space="preserve">   </w:t>
      </w:r>
      <w:r>
        <w:rPr>
          <w:rFonts w:eastAsia="Consolas" w:cs="Consolas" w:ascii="Consolas" w:hAnsi="Consolas"/>
          <w:sz w:val="18"/>
          <w:szCs w:val="18"/>
        </w:rPr>
        <w:t>-&gt; metrics record enqueued (Section 6.8)</w:t>
      </w:r>
    </w:p>
    <w:p>
      <w:pPr>
        <w:pStyle w:val="Normal"/>
        <w:spacing w:before="0" w:after="0"/>
        <w:rPr/>
      </w:pPr>
      <w:r>
        <w:rPr>
          <w:rFonts w:eastAsia="Consolas" w:cs="Consolas" w:ascii="Consolas" w:hAnsi="Consolas"/>
          <w:sz w:val="18"/>
          <w:szCs w:val="18"/>
        </w:rPr>
        <w:t xml:space="preserve">   </w:t>
      </w:r>
      <w:r>
        <w:rPr>
          <w:rFonts w:eastAsia="Consolas" w:cs="Consolas" w:ascii="Consolas" w:hAnsi="Consolas"/>
          <w:sz w:val="18"/>
          <w:szCs w:val="18"/>
        </w:rPr>
        <w:t>-&gt; return session_xml (+ merged auth fields) to caller</w:t>
      </w:r>
    </w:p>
    <w:p>
      <w:pPr>
        <w:pStyle w:val="Heading1"/>
        <w:spacing w:before="320" w:after="160"/>
        <w:rPr/>
      </w:pPr>
      <w:r>
        <w:rPr/>
        <w:t>8. Request &amp; Response Formats (XML and JSON)</w:t>
      </w:r>
    </w:p>
    <w:p>
      <w:pPr>
        <w:pStyle w:val="Normal"/>
        <w:spacing w:before="0" w:after="160"/>
        <w:rPr/>
      </w:pPr>
      <w:r>
        <w:rPr/>
        <w:t>Unchanged from v1.2's own design, and now additionally confirmed correct against real, live responses under concurrent HTTP load (Stage 6) - not just designed on paper. Both operations use the same envelope every other operation type does (input_c_request_t / output_c_response_t - see Data_Manager_Request_Definitions_v1_3.docx, whose own companion update is still pending, Section 13).</w:t>
      </w:r>
    </w:p>
    <w:p>
      <w:pPr>
        <w:pStyle w:val="Heading3"/>
        <w:spacing w:before="200" w:after="100"/>
        <w:rPr/>
      </w:pPr>
      <w:r>
        <w:rPr/>
        <w:t>8.1  AUTHENTICATE</w:t>
      </w:r>
    </w:p>
    <w:p>
      <w:pPr>
        <w:pStyle w:val="Normal"/>
        <w:spacing w:before="0" w:after="0"/>
        <w:rPr/>
      </w:pPr>
      <w:r>
        <w:rPr>
          <w:rFonts w:eastAsia="Consolas" w:cs="Consolas" w:ascii="Consolas" w:hAnsi="Consolas"/>
          <w:sz w:val="18"/>
          <w:szCs w:val="18"/>
        </w:rPr>
        <w:t>&lt;request version="1.0"&gt;</w:t>
      </w:r>
    </w:p>
    <w:p>
      <w:pPr>
        <w:pStyle w:val="Normal"/>
        <w:spacing w:before="0" w:after="0"/>
        <w:rPr/>
      </w:pPr>
      <w:r>
        <w:rPr>
          <w:rFonts w:eastAsia="Consolas" w:cs="Consolas" w:ascii="Consolas" w:hAnsi="Consolas"/>
          <w:sz w:val="18"/>
          <w:szCs w:val="18"/>
        </w:rPr>
        <w:t xml:space="preserve">    </w:t>
      </w:r>
      <w:r>
        <w:rPr>
          <w:rFonts w:eastAsia="Consolas" w:cs="Consolas" w:ascii="Consolas" w:hAnsi="Consolas"/>
          <w:sz w:val="18"/>
          <w:szCs w:val="18"/>
        </w:rPr>
        <w:t>&lt;external_audit_id&gt;audit_stub_authenticate&lt;/external_audit_id&gt;</w:t>
      </w:r>
    </w:p>
    <w:p>
      <w:pPr>
        <w:pStyle w:val="Normal"/>
        <w:spacing w:before="0" w:after="0"/>
        <w:rPr/>
      </w:pPr>
      <w:r>
        <w:rPr>
          <w:rFonts w:eastAsia="Consolas" w:cs="Consolas" w:ascii="Consolas" w:hAnsi="Consolas"/>
          <w:sz w:val="18"/>
          <w:szCs w:val="18"/>
        </w:rPr>
        <w:t xml:space="preserve">    </w:t>
      </w:r>
      <w:r>
        <w:rPr>
          <w:rFonts w:eastAsia="Consolas" w:cs="Consolas" w:ascii="Consolas" w:hAnsi="Consolas"/>
          <w:sz w:val="18"/>
          <w:szCs w:val="18"/>
        </w:rPr>
        <w:t>&lt;session_id&gt;-&lt;/session_id&gt;</w:t>
      </w:r>
    </w:p>
    <w:p>
      <w:pPr>
        <w:pStyle w:val="Normal"/>
        <w:spacing w:before="0" w:after="0"/>
        <w:rPr/>
      </w:pPr>
      <w:r>
        <w:rPr>
          <w:rFonts w:eastAsia="Consolas" w:cs="Consolas" w:ascii="Consolas" w:hAnsi="Consolas"/>
          <w:sz w:val="18"/>
          <w:szCs w:val="18"/>
        </w:rPr>
        <w:t xml:space="preserve">    </w:t>
      </w:r>
      <w:r>
        <w:rPr>
          <w:rFonts w:eastAsia="Consolas" w:cs="Consolas" w:ascii="Consolas" w:hAnsi="Consolas"/>
          <w:sz w:val="18"/>
          <w:szCs w:val="18"/>
        </w:rPr>
        <w:t>&lt;transaction required="0"&gt;</w:t>
      </w:r>
    </w:p>
    <w:p>
      <w:pPr>
        <w:pStyle w:val="Normal"/>
        <w:spacing w:before="0" w:after="0"/>
        <w:rPr/>
      </w:pPr>
      <w:r>
        <w:rPr>
          <w:rFonts w:eastAsia="Consolas" w:cs="Consolas" w:ascii="Consolas" w:hAnsi="Consolas"/>
          <w:sz w:val="18"/>
          <w:szCs w:val="18"/>
        </w:rPr>
        <w:t xml:space="preserve">        </w:t>
      </w:r>
      <w:r>
        <w:rPr>
          <w:rFonts w:eastAsia="Consolas" w:cs="Consolas" w:ascii="Consolas" w:hAnsi="Consolas"/>
          <w:sz w:val="18"/>
          <w:szCs w:val="18"/>
        </w:rPr>
        <w:t>&lt;operation type="AUTHENTICATE"&gt;</w:t>
      </w:r>
    </w:p>
    <w:p>
      <w:pPr>
        <w:pStyle w:val="Normal"/>
        <w:spacing w:before="0" w:after="0"/>
        <w:rPr/>
      </w:pPr>
      <w:r>
        <w:rPr>
          <w:rFonts w:eastAsia="Consolas" w:cs="Consolas" w:ascii="Consolas" w:hAnsi="Consolas"/>
          <w:sz w:val="18"/>
          <w:szCs w:val="18"/>
        </w:rPr>
        <w:t xml:space="preserve">            </w:t>
      </w:r>
      <w:r>
        <w:rPr>
          <w:rFonts w:eastAsia="Consolas" w:cs="Consolas" w:ascii="Consolas" w:hAnsi="Consolas"/>
          <w:sz w:val="18"/>
          <w:szCs w:val="18"/>
        </w:rPr>
        <w:t>&lt;username&gt;john.smith&lt;/username&gt;</w:t>
      </w:r>
    </w:p>
    <w:p>
      <w:pPr>
        <w:pStyle w:val="Normal"/>
        <w:spacing w:before="0" w:after="0"/>
        <w:rPr/>
      </w:pPr>
      <w:r>
        <w:rPr>
          <w:rFonts w:eastAsia="Consolas" w:cs="Consolas" w:ascii="Consolas" w:hAnsi="Consolas"/>
          <w:sz w:val="18"/>
          <w:szCs w:val="18"/>
        </w:rPr>
        <w:t xml:space="preserve">            </w:t>
      </w:r>
      <w:r>
        <w:rPr>
          <w:rFonts w:eastAsia="Consolas" w:cs="Consolas" w:ascii="Consolas" w:hAnsi="Consolas"/>
          <w:sz w:val="18"/>
          <w:szCs w:val="18"/>
        </w:rPr>
        <w:t>&lt;credential&gt;xxxxx&lt;/credential&gt;</w:t>
      </w:r>
    </w:p>
    <w:p>
      <w:pPr>
        <w:pStyle w:val="Normal"/>
        <w:spacing w:before="0" w:after="0"/>
        <w:rPr/>
      </w:pPr>
      <w:r>
        <w:rPr>
          <w:rFonts w:eastAsia="Consolas" w:cs="Consolas" w:ascii="Consolas" w:hAnsi="Consolas"/>
          <w:sz w:val="18"/>
          <w:szCs w:val="18"/>
        </w:rPr>
        <w:t xml:space="preserve">        </w:t>
      </w:r>
      <w:r>
        <w:rPr>
          <w:rFonts w:eastAsia="Consolas" w:cs="Consolas" w:ascii="Consolas" w:hAnsi="Consolas"/>
          <w:sz w:val="18"/>
          <w:szCs w:val="18"/>
        </w:rPr>
        <w:t>&lt;/operation&gt;</w:t>
      </w:r>
    </w:p>
    <w:p>
      <w:pPr>
        <w:pStyle w:val="Normal"/>
        <w:spacing w:before="0" w:after="0"/>
        <w:rPr/>
      </w:pPr>
      <w:r>
        <w:rPr>
          <w:rFonts w:eastAsia="Consolas" w:cs="Consolas" w:ascii="Consolas" w:hAnsi="Consolas"/>
          <w:sz w:val="18"/>
          <w:szCs w:val="18"/>
        </w:rPr>
        <w:t xml:space="preserve">    </w:t>
      </w:r>
      <w:r>
        <w:rPr>
          <w:rFonts w:eastAsia="Consolas" w:cs="Consolas" w:ascii="Consolas" w:hAnsi="Consolas"/>
          <w:sz w:val="18"/>
          <w:szCs w:val="18"/>
        </w:rPr>
        <w:t>&lt;/transaction&gt;</w:t>
      </w:r>
    </w:p>
    <w:p>
      <w:pPr>
        <w:pStyle w:val="Normal"/>
        <w:spacing w:before="0" w:after="0"/>
        <w:rPr/>
      </w:pPr>
      <w:r>
        <w:rPr>
          <w:rFonts w:eastAsia="Consolas" w:cs="Consolas" w:ascii="Consolas" w:hAnsi="Consolas"/>
          <w:sz w:val="18"/>
          <w:szCs w:val="18"/>
        </w:rPr>
        <w:t>&lt;/request&gt;</w:t>
      </w:r>
    </w:p>
    <w:p>
      <w:pPr>
        <w:pStyle w:val="Normal"/>
        <w:spacing w:before="0" w:after="0"/>
        <w:rPr/>
      </w:pPr>
      <w:r>
        <w:rPr>
          <w:rFonts w:eastAsia="Consolas" w:cs="Consolas" w:ascii="Consolas" w:hAnsi="Consolas"/>
          <w:sz w:val="18"/>
          <w:szCs w:val="18"/>
        </w:rPr>
        <w:t xml:space="preserve"> </w:t>
      </w:r>
    </w:p>
    <w:p>
      <w:pPr>
        <w:pStyle w:val="Normal"/>
        <w:spacing w:before="0" w:after="0"/>
        <w:rPr/>
      </w:pPr>
      <w:r>
        <w:rPr>
          <w:rFonts w:eastAsia="Consolas" w:cs="Consolas" w:ascii="Consolas" w:hAnsi="Consolas"/>
          <w:sz w:val="18"/>
          <w:szCs w:val="18"/>
        </w:rPr>
        <w:t>Success: &lt;auth&gt;&lt;status&gt;SUCCESS&lt;/status&gt;&lt;session_id&gt;...&lt;/session_id&gt;</w:t>
      </w:r>
    </w:p>
    <w:p>
      <w:pPr>
        <w:pStyle w:val="Normal"/>
        <w:spacing w:before="0" w:after="0"/>
        <w:rPr/>
      </w:pPr>
      <w:r>
        <w:rPr>
          <w:rFonts w:eastAsia="Consolas" w:cs="Consolas" w:ascii="Consolas" w:hAnsi="Consolas"/>
          <w:sz w:val="18"/>
          <w:szCs w:val="18"/>
        </w:rPr>
        <w:t xml:space="preserve">          </w:t>
      </w:r>
      <w:r>
        <w:rPr>
          <w:rFonts w:eastAsia="Consolas" w:cs="Consolas" w:ascii="Consolas" w:hAnsi="Consolas"/>
          <w:sz w:val="18"/>
          <w:szCs w:val="18"/>
        </w:rPr>
        <w:t>&lt;display_name&gt;...&lt;/display_name&gt;&lt;ttl_seconds&gt;1800&lt;/ttl_seconds&gt;&lt;/auth&gt;</w:t>
      </w:r>
    </w:p>
    <w:p>
      <w:pPr>
        <w:pStyle w:val="Normal"/>
        <w:spacing w:before="0" w:after="0"/>
        <w:rPr/>
      </w:pPr>
      <w:r>
        <w:rPr>
          <w:rFonts w:eastAsia="Consolas" w:cs="Consolas" w:ascii="Consolas" w:hAnsi="Consolas"/>
          <w:sz w:val="18"/>
          <w:szCs w:val="18"/>
        </w:rPr>
        <w:t>Failure: &lt;auth&gt;&lt;status&gt;DENIED&lt;/status&gt;&lt;/auth&gt;</w:t>
      </w:r>
    </w:p>
    <w:p>
      <w:pPr>
        <w:pStyle w:val="Heading3"/>
        <w:spacing w:before="200" w:after="100"/>
        <w:rPr/>
      </w:pPr>
      <w:r>
        <w:rPr/>
        <w:t>8.2  CHECK_PERMISSION</w:t>
      </w:r>
    </w:p>
    <w:p>
      <w:pPr>
        <w:pStyle w:val="Normal"/>
        <w:spacing w:before="0" w:after="0"/>
        <w:rPr/>
      </w:pPr>
      <w:r>
        <w:rPr>
          <w:rFonts w:eastAsia="Consolas" w:cs="Consolas" w:ascii="Consolas" w:hAnsi="Consolas"/>
          <w:sz w:val="18"/>
          <w:szCs w:val="18"/>
        </w:rPr>
        <w:t>&lt;request version="1.0"&gt;</w:t>
      </w:r>
    </w:p>
    <w:p>
      <w:pPr>
        <w:pStyle w:val="Normal"/>
        <w:spacing w:before="0" w:after="0"/>
        <w:rPr/>
      </w:pPr>
      <w:r>
        <w:rPr>
          <w:rFonts w:eastAsia="Consolas" w:cs="Consolas" w:ascii="Consolas" w:hAnsi="Consolas"/>
          <w:sz w:val="18"/>
          <w:szCs w:val="18"/>
        </w:rPr>
        <w:t xml:space="preserve">    </w:t>
      </w:r>
      <w:r>
        <w:rPr>
          <w:rFonts w:eastAsia="Consolas" w:cs="Consolas" w:ascii="Consolas" w:hAnsi="Consolas"/>
          <w:sz w:val="18"/>
          <w:szCs w:val="18"/>
        </w:rPr>
        <w:t>&lt;external_audit_id&gt;audit_stub_check_permission&lt;/external_audit_id&gt;</w:t>
      </w:r>
    </w:p>
    <w:p>
      <w:pPr>
        <w:pStyle w:val="Normal"/>
        <w:spacing w:before="0" w:after="0"/>
        <w:rPr/>
      </w:pPr>
      <w:r>
        <w:rPr>
          <w:rFonts w:eastAsia="Consolas" w:cs="Consolas" w:ascii="Consolas" w:hAnsi="Consolas"/>
          <w:sz w:val="18"/>
          <w:szCs w:val="18"/>
        </w:rPr>
        <w:t xml:space="preserve">    </w:t>
      </w:r>
      <w:r>
        <w:rPr>
          <w:rFonts w:eastAsia="Consolas" w:cs="Consolas" w:ascii="Consolas" w:hAnsi="Consolas"/>
          <w:sz w:val="18"/>
          <w:szCs w:val="18"/>
        </w:rPr>
        <w:t>&lt;session_id&gt;xxxxxxxx-xxxx-xxxx-xxxx-xxxxxxxxxxxx&lt;/session_id&gt;</w:t>
      </w:r>
    </w:p>
    <w:p>
      <w:pPr>
        <w:pStyle w:val="Normal"/>
        <w:spacing w:before="0" w:after="0"/>
        <w:rPr/>
      </w:pPr>
      <w:r>
        <w:rPr>
          <w:rFonts w:eastAsia="Consolas" w:cs="Consolas" w:ascii="Consolas" w:hAnsi="Consolas"/>
          <w:sz w:val="18"/>
          <w:szCs w:val="18"/>
        </w:rPr>
        <w:t xml:space="preserve">    </w:t>
      </w:r>
      <w:r>
        <w:rPr>
          <w:rFonts w:eastAsia="Consolas" w:cs="Consolas" w:ascii="Consolas" w:hAnsi="Consolas"/>
          <w:sz w:val="18"/>
          <w:szCs w:val="18"/>
        </w:rPr>
        <w:t>&lt;transaction required="0"&gt;</w:t>
      </w:r>
    </w:p>
    <w:p>
      <w:pPr>
        <w:pStyle w:val="Normal"/>
        <w:spacing w:before="0" w:after="0"/>
        <w:rPr/>
      </w:pPr>
      <w:r>
        <w:rPr>
          <w:rFonts w:eastAsia="Consolas" w:cs="Consolas" w:ascii="Consolas" w:hAnsi="Consolas"/>
          <w:sz w:val="18"/>
          <w:szCs w:val="18"/>
        </w:rPr>
        <w:t xml:space="preserve">        </w:t>
      </w:r>
      <w:r>
        <w:rPr>
          <w:rFonts w:eastAsia="Consolas" w:cs="Consolas" w:ascii="Consolas" w:hAnsi="Consolas"/>
          <w:sz w:val="18"/>
          <w:szCs w:val="18"/>
        </w:rPr>
        <w:t>&lt;operation type="CHECK_PERMISSION"&gt;</w:t>
      </w:r>
    </w:p>
    <w:p>
      <w:pPr>
        <w:pStyle w:val="Normal"/>
        <w:spacing w:before="0" w:after="0"/>
        <w:rPr/>
      </w:pPr>
      <w:r>
        <w:rPr>
          <w:rFonts w:eastAsia="Consolas" w:cs="Consolas" w:ascii="Consolas" w:hAnsi="Consolas"/>
          <w:sz w:val="18"/>
          <w:szCs w:val="18"/>
        </w:rPr>
        <w:t xml:space="preserve">            </w:t>
      </w:r>
      <w:r>
        <w:rPr>
          <w:rFonts w:eastAsia="Consolas" w:cs="Consolas" w:ascii="Consolas" w:hAnsi="Consolas"/>
          <w:sz w:val="18"/>
          <w:szCs w:val="18"/>
        </w:rPr>
        <w:t>&lt;permission_code&gt;CUSTOMER.READ&lt;/permission_code&gt;</w:t>
      </w:r>
    </w:p>
    <w:p>
      <w:pPr>
        <w:pStyle w:val="Normal"/>
        <w:spacing w:before="0" w:after="0"/>
        <w:rPr/>
      </w:pPr>
      <w:r>
        <w:rPr>
          <w:rFonts w:eastAsia="Consolas" w:cs="Consolas" w:ascii="Consolas" w:hAnsi="Consolas"/>
          <w:sz w:val="18"/>
          <w:szCs w:val="18"/>
        </w:rPr>
        <w:t xml:space="preserve">        </w:t>
      </w:r>
      <w:r>
        <w:rPr>
          <w:rFonts w:eastAsia="Consolas" w:cs="Consolas" w:ascii="Consolas" w:hAnsi="Consolas"/>
          <w:sz w:val="18"/>
          <w:szCs w:val="18"/>
        </w:rPr>
        <w:t>&lt;/operation&gt;</w:t>
      </w:r>
    </w:p>
    <w:p>
      <w:pPr>
        <w:pStyle w:val="Normal"/>
        <w:spacing w:before="0" w:after="0"/>
        <w:rPr/>
      </w:pPr>
      <w:r>
        <w:rPr>
          <w:rFonts w:eastAsia="Consolas" w:cs="Consolas" w:ascii="Consolas" w:hAnsi="Consolas"/>
          <w:sz w:val="18"/>
          <w:szCs w:val="18"/>
        </w:rPr>
        <w:t xml:space="preserve">    </w:t>
      </w:r>
      <w:r>
        <w:rPr>
          <w:rFonts w:eastAsia="Consolas" w:cs="Consolas" w:ascii="Consolas" w:hAnsi="Consolas"/>
          <w:sz w:val="18"/>
          <w:szCs w:val="18"/>
        </w:rPr>
        <w:t>&lt;/transaction&gt;</w:t>
      </w:r>
    </w:p>
    <w:p>
      <w:pPr>
        <w:pStyle w:val="Normal"/>
        <w:spacing w:before="0" w:after="0"/>
        <w:rPr/>
      </w:pPr>
      <w:r>
        <w:rPr>
          <w:rFonts w:eastAsia="Consolas" w:cs="Consolas" w:ascii="Consolas" w:hAnsi="Consolas"/>
          <w:sz w:val="18"/>
          <w:szCs w:val="18"/>
        </w:rPr>
        <w:t>&lt;/request&gt;</w:t>
      </w:r>
    </w:p>
    <w:p>
      <w:pPr>
        <w:pStyle w:val="Normal"/>
        <w:spacing w:before="0" w:after="0"/>
        <w:rPr/>
      </w:pPr>
      <w:r>
        <w:rPr>
          <w:rFonts w:eastAsia="Consolas" w:cs="Consolas" w:ascii="Consolas" w:hAnsi="Consolas"/>
          <w:sz w:val="18"/>
          <w:szCs w:val="18"/>
        </w:rPr>
        <w:t xml:space="preserve"> </w:t>
      </w:r>
    </w:p>
    <w:p>
      <w:pPr>
        <w:pStyle w:val="Normal"/>
        <w:spacing w:before="0" w:after="0"/>
        <w:rPr/>
      </w:pPr>
      <w:r>
        <w:rPr>
          <w:rFonts w:eastAsia="Consolas" w:cs="Consolas" w:ascii="Consolas" w:hAnsi="Consolas"/>
          <w:sz w:val="18"/>
          <w:szCs w:val="18"/>
        </w:rPr>
        <w:t>&lt;authz&gt;&lt;permission_code&gt;CUSTOMER.READ&lt;/permission_code&gt;</w:t>
      </w:r>
    </w:p>
    <w:p>
      <w:pPr>
        <w:pStyle w:val="Normal"/>
        <w:spacing w:before="0" w:after="0"/>
        <w:rPr/>
      </w:pPr>
      <w:r>
        <w:rPr>
          <w:rFonts w:eastAsia="Consolas" w:cs="Consolas" w:ascii="Consolas" w:hAnsi="Consolas"/>
          <w:sz w:val="18"/>
          <w:szCs w:val="18"/>
        </w:rPr>
        <w:t xml:space="preserve">       </w:t>
      </w:r>
      <w:r>
        <w:rPr>
          <w:rFonts w:eastAsia="Consolas" w:cs="Consolas" w:ascii="Consolas" w:hAnsi="Consolas"/>
          <w:sz w:val="18"/>
          <w:szCs w:val="18"/>
        </w:rPr>
        <w:t>&lt;result&gt;ALLOWED|DENIED&lt;/result&gt;&lt;/authz&gt;</w:t>
      </w:r>
    </w:p>
    <w:tbl>
      <w:tblPr>
        <w:tblW w:w="9340" w:type="dxa"/>
        <w:jc w:val="left"/>
        <w:tblInd w:w="0" w:type="dxa"/>
        <w:tblLayout w:type="fixed"/>
        <w:tblCellMar>
          <w:top w:w="0" w:type="dxa"/>
          <w:left w:w="108" w:type="dxa"/>
          <w:bottom w:w="0" w:type="dxa"/>
          <w:right w:w="108" w:type="dxa"/>
        </w:tblCellMar>
      </w:tblPr>
      <w:tblGrid>
        <w:gridCol w:w="9340"/>
      </w:tblGrid>
      <w:tr>
        <w:trPr/>
        <w:tc>
          <w:tcPr>
            <w:tcW w:w="9340" w:type="dxa"/>
            <w:tcBorders>
              <w:top w:val="single" w:sz="4" w:space="0" w:color="000000"/>
              <w:left w:val="single" w:sz="4" w:space="0" w:color="000000"/>
              <w:bottom w:val="single" w:sz="4" w:space="0" w:color="000000"/>
              <w:right w:val="single" w:sz="4" w:space="0" w:color="000000"/>
            </w:tcBorders>
            <w:shd w:fill="FFF4E5" w:val="clear"/>
          </w:tcPr>
          <w:p>
            <w:pPr>
              <w:pStyle w:val="Normal"/>
              <w:spacing w:before="0" w:after="60"/>
              <w:rPr/>
            </w:pPr>
            <w:r>
              <w:rPr>
                <w:b/>
                <w:bCs/>
                <w:color w:val="8A5300"/>
                <w:sz w:val="20"/>
                <w:szCs w:val="20"/>
              </w:rPr>
              <w:t>Stage 6 proof, confirmed both by code review and live testing</w:t>
            </w:r>
          </w:p>
          <w:p>
            <w:pPr>
              <w:pStyle w:val="Normal"/>
              <w:rPr/>
            </w:pPr>
            <w:r>
              <w:rPr>
                <w:color w:val="5C3D00"/>
                <w:sz w:val="20"/>
                <w:szCs w:val="20"/>
              </w:rPr>
              <w:t>http_consumer.c contains zero references to AUTHENTICATE, CHECK_PERMISSION, or any operation-type-specific logic at all - confirmed by direct search of the file. It also contains no bearer-token, Authorization-header, or any other auth-specific header handling. session_id genuinely flows only through the request body, exactly like every other field, over the same TLS listener, worker pool, and dispatch path as SELECT/INSERT. Live-tested under a full concurrent 76-fixture run mixing business DML, AUTHENTICATE, and CHECK_PERMISSION traffic together - the server completed the run and remained listening afterward.</w:t>
            </w:r>
          </w:p>
        </w:tc>
      </w:tr>
    </w:tbl>
    <w:p>
      <w:pPr>
        <w:pStyle w:val="Heading1"/>
        <w:spacing w:before="320" w:after="160"/>
        <w:rPr/>
      </w:pPr>
      <w:r>
        <w:rPr/>
        <w:t>9. Configuration (config.ini)</w:t>
      </w:r>
    </w:p>
    <w:tbl>
      <w:tblPr>
        <w:tblW w:w="9340" w:type="dxa"/>
        <w:jc w:val="left"/>
        <w:tblInd w:w="0" w:type="dxa"/>
        <w:tblLayout w:type="fixed"/>
        <w:tblCellMar>
          <w:top w:w="0" w:type="dxa"/>
          <w:left w:w="108" w:type="dxa"/>
          <w:bottom w:w="0" w:type="dxa"/>
          <w:right w:w="108" w:type="dxa"/>
        </w:tblCellMar>
      </w:tblPr>
      <w:tblGrid>
        <w:gridCol w:w="2600"/>
        <w:gridCol w:w="6739"/>
      </w:tblGrid>
      <w:tr>
        <w:trPr>
          <w:tblHeader w:val="true"/>
        </w:trPr>
        <w:tc>
          <w:tcPr>
            <w:tcW w:w="2600" w:type="dxa"/>
            <w:tcBorders>
              <w:top w:val="single" w:sz="4" w:space="0" w:color="000000"/>
              <w:left w:val="single" w:sz="4" w:space="0" w:color="000000"/>
              <w:bottom w:val="single" w:sz="4" w:space="0" w:color="000000"/>
              <w:right w:val="single" w:sz="4" w:space="0" w:color="000000"/>
            </w:tcBorders>
            <w:shd w:fill="2F3B4C" w:val="clear"/>
          </w:tcPr>
          <w:p>
            <w:pPr>
              <w:pStyle w:val="Normal"/>
              <w:rPr/>
            </w:pPr>
            <w:r>
              <w:rPr>
                <w:b/>
                <w:bCs/>
                <w:color w:val="FFFFFF"/>
                <w:sz w:val="20"/>
                <w:szCs w:val="20"/>
              </w:rPr>
              <w:t>Key</w:t>
            </w:r>
          </w:p>
        </w:tc>
        <w:tc>
          <w:tcPr>
            <w:tcW w:w="6739" w:type="dxa"/>
            <w:tcBorders>
              <w:top w:val="single" w:sz="4" w:space="0" w:color="000000"/>
              <w:left w:val="single" w:sz="4" w:space="0" w:color="000000"/>
              <w:bottom w:val="single" w:sz="4" w:space="0" w:color="000000"/>
              <w:right w:val="single" w:sz="4" w:space="0" w:color="000000"/>
            </w:tcBorders>
            <w:shd w:fill="2F3B4C" w:val="clear"/>
          </w:tcPr>
          <w:p>
            <w:pPr>
              <w:pStyle w:val="Normal"/>
              <w:rPr/>
            </w:pPr>
            <w:r>
              <w:rPr>
                <w:b/>
                <w:bCs/>
                <w:color w:val="FFFFFF"/>
                <w:sz w:val="20"/>
                <w:szCs w:val="20"/>
              </w:rPr>
              <w:t>Purpose</w:t>
            </w:r>
          </w:p>
        </w:tc>
      </w:tr>
      <w:tr>
        <w:trPr/>
        <w:tc>
          <w:tcPr>
            <w:tcW w:w="2600" w:type="dxa"/>
            <w:tcBorders>
              <w:top w:val="single" w:sz="4" w:space="0" w:color="000000"/>
              <w:left w:val="single" w:sz="4" w:space="0" w:color="000000"/>
              <w:bottom w:val="single" w:sz="4" w:space="0" w:color="000000"/>
              <w:right w:val="single" w:sz="4" w:space="0" w:color="000000"/>
            </w:tcBorders>
          </w:tcPr>
          <w:p>
            <w:pPr>
              <w:pStyle w:val="Normal"/>
              <w:rPr/>
            </w:pPr>
            <w:r>
              <w:rPr>
                <w:sz w:val="20"/>
                <w:szCs w:val="20"/>
              </w:rPr>
              <w:t>auth_max_failed_attempts</w:t>
            </w:r>
          </w:p>
        </w:tc>
        <w:tc>
          <w:tcPr>
            <w:tcW w:w="6739" w:type="dxa"/>
            <w:tcBorders>
              <w:top w:val="single" w:sz="4" w:space="0" w:color="000000"/>
              <w:left w:val="single" w:sz="4" w:space="0" w:color="000000"/>
              <w:bottom w:val="single" w:sz="4" w:space="0" w:color="000000"/>
              <w:right w:val="single" w:sz="4" w:space="0" w:color="000000"/>
            </w:tcBorders>
          </w:tcPr>
          <w:p>
            <w:pPr>
              <w:pStyle w:val="Normal"/>
              <w:rPr/>
            </w:pPr>
            <w:r>
              <w:rPr>
                <w:sz w:val="20"/>
                <w:szCs w:val="20"/>
              </w:rPr>
              <w:t>Failed LOCAL-auth attempts before LOCKED='Y' (default 5)</w:t>
            </w:r>
          </w:p>
        </w:tc>
      </w:tr>
      <w:tr>
        <w:trPr/>
        <w:tc>
          <w:tcPr>
            <w:tcW w:w="2600" w:type="dxa"/>
            <w:tcBorders>
              <w:top w:val="single" w:sz="4" w:space="0" w:color="000000"/>
              <w:left w:val="single" w:sz="4" w:space="0" w:color="000000"/>
              <w:bottom w:val="single" w:sz="4" w:space="0" w:color="000000"/>
              <w:right w:val="single" w:sz="4" w:space="0" w:color="000000"/>
            </w:tcBorders>
          </w:tcPr>
          <w:p>
            <w:pPr>
              <w:pStyle w:val="Normal"/>
              <w:rPr/>
            </w:pPr>
            <w:r>
              <w:rPr>
                <w:sz w:val="20"/>
                <w:szCs w:val="20"/>
              </w:rPr>
              <w:t>auth_argon2_mem_cost_kb</w:t>
            </w:r>
          </w:p>
        </w:tc>
        <w:tc>
          <w:tcPr>
            <w:tcW w:w="6739" w:type="dxa"/>
            <w:tcBorders>
              <w:top w:val="single" w:sz="4" w:space="0" w:color="000000"/>
              <w:left w:val="single" w:sz="4" w:space="0" w:color="000000"/>
              <w:bottom w:val="single" w:sz="4" w:space="0" w:color="000000"/>
              <w:right w:val="single" w:sz="4" w:space="0" w:color="000000"/>
            </w:tcBorders>
          </w:tcPr>
          <w:p>
            <w:pPr>
              <w:pStyle w:val="Normal"/>
              <w:rPr/>
            </w:pPr>
            <w:r>
              <w:rPr>
                <w:sz w:val="20"/>
                <w:szCs w:val="20"/>
              </w:rPr>
              <w:t>Argon2id memory cost, KB (default 65536)</w:t>
            </w:r>
          </w:p>
        </w:tc>
      </w:tr>
      <w:tr>
        <w:trPr/>
        <w:tc>
          <w:tcPr>
            <w:tcW w:w="2600" w:type="dxa"/>
            <w:tcBorders>
              <w:top w:val="single" w:sz="4" w:space="0" w:color="000000"/>
              <w:left w:val="single" w:sz="4" w:space="0" w:color="000000"/>
              <w:bottom w:val="single" w:sz="4" w:space="0" w:color="000000"/>
              <w:right w:val="single" w:sz="4" w:space="0" w:color="000000"/>
            </w:tcBorders>
          </w:tcPr>
          <w:p>
            <w:pPr>
              <w:pStyle w:val="Normal"/>
              <w:rPr/>
            </w:pPr>
            <w:r>
              <w:rPr>
                <w:sz w:val="20"/>
                <w:szCs w:val="20"/>
              </w:rPr>
              <w:t>auth_argon2_time_cost</w:t>
            </w:r>
          </w:p>
        </w:tc>
        <w:tc>
          <w:tcPr>
            <w:tcW w:w="6739" w:type="dxa"/>
            <w:tcBorders>
              <w:top w:val="single" w:sz="4" w:space="0" w:color="000000"/>
              <w:left w:val="single" w:sz="4" w:space="0" w:color="000000"/>
              <w:bottom w:val="single" w:sz="4" w:space="0" w:color="000000"/>
              <w:right w:val="single" w:sz="4" w:space="0" w:color="000000"/>
            </w:tcBorders>
          </w:tcPr>
          <w:p>
            <w:pPr>
              <w:pStyle w:val="Normal"/>
              <w:rPr/>
            </w:pPr>
            <w:r>
              <w:rPr>
                <w:sz w:val="20"/>
                <w:szCs w:val="20"/>
              </w:rPr>
              <w:t>Argon2id iterations (default 3)</w:t>
            </w:r>
          </w:p>
        </w:tc>
      </w:tr>
      <w:tr>
        <w:trPr/>
        <w:tc>
          <w:tcPr>
            <w:tcW w:w="2600" w:type="dxa"/>
            <w:tcBorders>
              <w:top w:val="single" w:sz="4" w:space="0" w:color="000000"/>
              <w:left w:val="single" w:sz="4" w:space="0" w:color="000000"/>
              <w:bottom w:val="single" w:sz="4" w:space="0" w:color="000000"/>
              <w:right w:val="single" w:sz="4" w:space="0" w:color="000000"/>
            </w:tcBorders>
          </w:tcPr>
          <w:p>
            <w:pPr>
              <w:pStyle w:val="Normal"/>
              <w:rPr/>
            </w:pPr>
            <w:r>
              <w:rPr>
                <w:sz w:val="20"/>
                <w:szCs w:val="20"/>
              </w:rPr>
              <w:t>auth_log_success</w:t>
            </w:r>
          </w:p>
        </w:tc>
        <w:tc>
          <w:tcPr>
            <w:tcW w:w="6739" w:type="dxa"/>
            <w:tcBorders>
              <w:top w:val="single" w:sz="4" w:space="0" w:color="000000"/>
              <w:left w:val="single" w:sz="4" w:space="0" w:color="000000"/>
              <w:bottom w:val="single" w:sz="4" w:space="0" w:color="000000"/>
              <w:right w:val="single" w:sz="4" w:space="0" w:color="000000"/>
            </w:tcBorders>
          </w:tcPr>
          <w:p>
            <w:pPr>
              <w:pStyle w:val="Normal"/>
              <w:rPr/>
            </w:pPr>
            <w:r>
              <w:rPr>
                <w:sz w:val="20"/>
                <w:szCs w:val="20"/>
              </w:rPr>
              <w:t>Log successful authentications (default 1)</w:t>
            </w:r>
          </w:p>
        </w:tc>
      </w:tr>
      <w:tr>
        <w:trPr/>
        <w:tc>
          <w:tcPr>
            <w:tcW w:w="2600" w:type="dxa"/>
            <w:tcBorders>
              <w:top w:val="single" w:sz="4" w:space="0" w:color="000000"/>
              <w:left w:val="single" w:sz="4" w:space="0" w:color="000000"/>
              <w:bottom w:val="single" w:sz="4" w:space="0" w:color="000000"/>
              <w:right w:val="single" w:sz="4" w:space="0" w:color="000000"/>
            </w:tcBorders>
          </w:tcPr>
          <w:p>
            <w:pPr>
              <w:pStyle w:val="Normal"/>
              <w:rPr/>
            </w:pPr>
            <w:r>
              <w:rPr>
                <w:sz w:val="20"/>
                <w:szCs w:val="20"/>
              </w:rPr>
              <w:t>auth_log_failure</w:t>
            </w:r>
          </w:p>
        </w:tc>
        <w:tc>
          <w:tcPr>
            <w:tcW w:w="6739" w:type="dxa"/>
            <w:tcBorders>
              <w:top w:val="single" w:sz="4" w:space="0" w:color="000000"/>
              <w:left w:val="single" w:sz="4" w:space="0" w:color="000000"/>
              <w:bottom w:val="single" w:sz="4" w:space="0" w:color="000000"/>
              <w:right w:val="single" w:sz="4" w:space="0" w:color="000000"/>
            </w:tcBorders>
          </w:tcPr>
          <w:p>
            <w:pPr>
              <w:pStyle w:val="Normal"/>
              <w:rPr/>
            </w:pPr>
            <w:r>
              <w:rPr>
                <w:sz w:val="20"/>
                <w:szCs w:val="20"/>
              </w:rPr>
              <w:t>Log failed authentications (default 1)</w:t>
            </w:r>
          </w:p>
        </w:tc>
      </w:tr>
      <w:tr>
        <w:trPr/>
        <w:tc>
          <w:tcPr>
            <w:tcW w:w="2600" w:type="dxa"/>
            <w:tcBorders>
              <w:top w:val="single" w:sz="4" w:space="0" w:color="000000"/>
              <w:left w:val="single" w:sz="4" w:space="0" w:color="000000"/>
              <w:bottom w:val="single" w:sz="4" w:space="0" w:color="000000"/>
              <w:right w:val="single" w:sz="4" w:space="0" w:color="000000"/>
            </w:tcBorders>
          </w:tcPr>
          <w:p>
            <w:pPr>
              <w:pStyle w:val="Normal"/>
              <w:rPr/>
            </w:pPr>
            <w:r>
              <w:rPr>
                <w:sz w:val="20"/>
                <w:szCs w:val="20"/>
              </w:rPr>
              <w:t>authz_cache_ttl_seconds</w:t>
            </w:r>
          </w:p>
        </w:tc>
        <w:tc>
          <w:tcPr>
            <w:tcW w:w="6739" w:type="dxa"/>
            <w:tcBorders>
              <w:top w:val="single" w:sz="4" w:space="0" w:color="000000"/>
              <w:left w:val="single" w:sz="4" w:space="0" w:color="000000"/>
              <w:bottom w:val="single" w:sz="4" w:space="0" w:color="000000"/>
              <w:right w:val="single" w:sz="4" w:space="0" w:color="000000"/>
            </w:tcBorders>
          </w:tcPr>
          <w:p>
            <w:pPr>
              <w:pStyle w:val="Normal"/>
              <w:rPr/>
            </w:pPr>
            <w:r>
              <w:rPr>
                <w:sz w:val="20"/>
                <w:szCs w:val="20"/>
              </w:rPr>
              <w:t>Permission cache TTL, mirrors session TTL (default 1800)</w:t>
            </w:r>
          </w:p>
        </w:tc>
      </w:tr>
      <w:tr>
        <w:trPr/>
        <w:tc>
          <w:tcPr>
            <w:tcW w:w="2600" w:type="dxa"/>
            <w:tcBorders>
              <w:top w:val="single" w:sz="4" w:space="0" w:color="000000"/>
              <w:left w:val="single" w:sz="4" w:space="0" w:color="000000"/>
              <w:bottom w:val="single" w:sz="4" w:space="0" w:color="000000"/>
              <w:right w:val="single" w:sz="4" w:space="0" w:color="000000"/>
            </w:tcBorders>
          </w:tcPr>
          <w:p>
            <w:pPr>
              <w:pStyle w:val="Normal"/>
              <w:rPr/>
            </w:pPr>
            <w:r>
              <w:rPr>
                <w:sz w:val="20"/>
                <w:szCs w:val="20"/>
              </w:rPr>
              <w:t>authz_cache_enabled</w:t>
            </w:r>
          </w:p>
        </w:tc>
        <w:tc>
          <w:tcPr>
            <w:tcW w:w="6739" w:type="dxa"/>
            <w:tcBorders>
              <w:top w:val="single" w:sz="4" w:space="0" w:color="000000"/>
              <w:left w:val="single" w:sz="4" w:space="0" w:color="000000"/>
              <w:bottom w:val="single" w:sz="4" w:space="0" w:color="000000"/>
              <w:right w:val="single" w:sz="4" w:space="0" w:color="000000"/>
            </w:tcBorders>
          </w:tcPr>
          <w:p>
            <w:pPr>
              <w:pStyle w:val="Normal"/>
              <w:rPr/>
            </w:pPr>
            <w:r>
              <w:rPr>
                <w:sz w:val="20"/>
                <w:szCs w:val="20"/>
              </w:rPr>
              <w:t>NEW in v2.0 - master on/off switch (default 1)</w:t>
            </w:r>
          </w:p>
        </w:tc>
      </w:tr>
      <w:tr>
        <w:trPr/>
        <w:tc>
          <w:tcPr>
            <w:tcW w:w="2600" w:type="dxa"/>
            <w:tcBorders>
              <w:top w:val="single" w:sz="4" w:space="0" w:color="000000"/>
              <w:left w:val="single" w:sz="4" w:space="0" w:color="000000"/>
              <w:bottom w:val="single" w:sz="4" w:space="0" w:color="000000"/>
              <w:right w:val="single" w:sz="4" w:space="0" w:color="000000"/>
            </w:tcBorders>
          </w:tcPr>
          <w:p>
            <w:pPr>
              <w:pStyle w:val="Normal"/>
              <w:rPr/>
            </w:pPr>
            <w:r>
              <w:rPr>
                <w:sz w:val="20"/>
                <w:szCs w:val="20"/>
              </w:rPr>
              <w:t>authz_cache_max_entries</w:t>
            </w:r>
          </w:p>
        </w:tc>
        <w:tc>
          <w:tcPr>
            <w:tcW w:w="6739" w:type="dxa"/>
            <w:tcBorders>
              <w:top w:val="single" w:sz="4" w:space="0" w:color="000000"/>
              <w:left w:val="single" w:sz="4" w:space="0" w:color="000000"/>
              <w:bottom w:val="single" w:sz="4" w:space="0" w:color="000000"/>
              <w:right w:val="single" w:sz="4" w:space="0" w:color="000000"/>
            </w:tcBorders>
          </w:tcPr>
          <w:p>
            <w:pPr>
              <w:pStyle w:val="Normal"/>
              <w:rPr/>
            </w:pPr>
            <w:r>
              <w:rPr>
                <w:sz w:val="20"/>
                <w:szCs w:val="20"/>
              </w:rPr>
              <w:t>NEW in v2.0 - cache size limit (default 5000)</w:t>
            </w:r>
          </w:p>
        </w:tc>
      </w:tr>
      <w:tr>
        <w:trPr/>
        <w:tc>
          <w:tcPr>
            <w:tcW w:w="2600" w:type="dxa"/>
            <w:tcBorders>
              <w:top w:val="single" w:sz="4" w:space="0" w:color="000000"/>
              <w:left w:val="single" w:sz="4" w:space="0" w:color="000000"/>
              <w:bottom w:val="single" w:sz="4" w:space="0" w:color="000000"/>
              <w:right w:val="single" w:sz="4" w:space="0" w:color="000000"/>
            </w:tcBorders>
          </w:tcPr>
          <w:p>
            <w:pPr>
              <w:pStyle w:val="Normal"/>
              <w:rPr/>
            </w:pPr>
            <w:r>
              <w:rPr>
                <w:sz w:val="20"/>
                <w:szCs w:val="20"/>
              </w:rPr>
              <w:t>authz_cache_max_memory_mb</w:t>
            </w:r>
          </w:p>
        </w:tc>
        <w:tc>
          <w:tcPr>
            <w:tcW w:w="6739" w:type="dxa"/>
            <w:tcBorders>
              <w:top w:val="single" w:sz="4" w:space="0" w:color="000000"/>
              <w:left w:val="single" w:sz="4" w:space="0" w:color="000000"/>
              <w:bottom w:val="single" w:sz="4" w:space="0" w:color="000000"/>
              <w:right w:val="single" w:sz="4" w:space="0" w:color="000000"/>
            </w:tcBorders>
          </w:tcPr>
          <w:p>
            <w:pPr>
              <w:pStyle w:val="Normal"/>
              <w:rPr/>
            </w:pPr>
            <w:r>
              <w:rPr>
                <w:sz w:val="20"/>
                <w:szCs w:val="20"/>
              </w:rPr>
              <w:t>NEW in v2.0 - cache memory limit (default 32)</w:t>
            </w:r>
          </w:p>
        </w:tc>
      </w:tr>
      <w:tr>
        <w:trPr/>
        <w:tc>
          <w:tcPr>
            <w:tcW w:w="2600" w:type="dxa"/>
            <w:tcBorders>
              <w:top w:val="single" w:sz="4" w:space="0" w:color="000000"/>
              <w:left w:val="single" w:sz="4" w:space="0" w:color="000000"/>
              <w:bottom w:val="single" w:sz="4" w:space="0" w:color="000000"/>
              <w:right w:val="single" w:sz="4" w:space="0" w:color="000000"/>
            </w:tcBorders>
          </w:tcPr>
          <w:p>
            <w:pPr>
              <w:pStyle w:val="Normal"/>
              <w:rPr/>
            </w:pPr>
            <w:r>
              <w:rPr>
                <w:sz w:val="20"/>
                <w:szCs w:val="20"/>
              </w:rPr>
              <w:t>authz_cache_bucket_count</w:t>
            </w:r>
          </w:p>
        </w:tc>
        <w:tc>
          <w:tcPr>
            <w:tcW w:w="6739" w:type="dxa"/>
            <w:tcBorders>
              <w:top w:val="single" w:sz="4" w:space="0" w:color="000000"/>
              <w:left w:val="single" w:sz="4" w:space="0" w:color="000000"/>
              <w:bottom w:val="single" w:sz="4" w:space="0" w:color="000000"/>
              <w:right w:val="single" w:sz="4" w:space="0" w:color="000000"/>
            </w:tcBorders>
          </w:tcPr>
          <w:p>
            <w:pPr>
              <w:pStyle w:val="Normal"/>
              <w:rPr/>
            </w:pPr>
            <w:r>
              <w:rPr>
                <w:sz w:val="20"/>
                <w:szCs w:val="20"/>
              </w:rPr>
              <w:t>NEW in v2.0 - hash table bucket count (default 1024)</w:t>
            </w:r>
          </w:p>
        </w:tc>
      </w:tr>
      <w:tr>
        <w:trPr/>
        <w:tc>
          <w:tcPr>
            <w:tcW w:w="2600" w:type="dxa"/>
            <w:tcBorders>
              <w:top w:val="single" w:sz="4" w:space="0" w:color="000000"/>
              <w:left w:val="single" w:sz="4" w:space="0" w:color="000000"/>
              <w:bottom w:val="single" w:sz="4" w:space="0" w:color="000000"/>
              <w:right w:val="single" w:sz="4" w:space="0" w:color="000000"/>
            </w:tcBorders>
          </w:tcPr>
          <w:p>
            <w:pPr>
              <w:pStyle w:val="Normal"/>
              <w:rPr/>
            </w:pPr>
            <w:r>
              <w:rPr>
                <w:sz w:val="20"/>
                <w:szCs w:val="20"/>
              </w:rPr>
              <w:t>authz_cache_hash_algorithm</w:t>
            </w:r>
          </w:p>
        </w:tc>
        <w:tc>
          <w:tcPr>
            <w:tcW w:w="6739" w:type="dxa"/>
            <w:tcBorders>
              <w:top w:val="single" w:sz="4" w:space="0" w:color="000000"/>
              <w:left w:val="single" w:sz="4" w:space="0" w:color="000000"/>
              <w:bottom w:val="single" w:sz="4" w:space="0" w:color="000000"/>
              <w:right w:val="single" w:sz="4" w:space="0" w:color="000000"/>
            </w:tcBorders>
          </w:tcPr>
          <w:p>
            <w:pPr>
              <w:pStyle w:val="Normal"/>
              <w:rPr/>
            </w:pPr>
            <w:r>
              <w:rPr>
                <w:sz w:val="20"/>
                <w:szCs w:val="20"/>
              </w:rPr>
              <w:t>NEW in v2.0 - fnv1a/djb2/murmur3 (default fnv1a)</w:t>
            </w:r>
          </w:p>
        </w:tc>
      </w:tr>
    </w:tbl>
    <w:p>
      <w:pPr>
        <w:pStyle w:val="Normal"/>
        <w:spacing w:before="0" w:after="160"/>
        <w:rPr/>
      </w:pPr>
      <w:r>
        <w:rPr/>
        <w:t>v1.2 listed only authz_cache_ttl_seconds. The five additional keys mirror session_cache's own full config surface exactly - every other cache in this project (session, resultset, metadata, statement) exposes all six of these knobs; authz_cache was the odd one out until this revision.</w:t>
      </w:r>
    </w:p>
    <w:tbl>
      <w:tblPr>
        <w:tblW w:w="9340" w:type="dxa"/>
        <w:jc w:val="left"/>
        <w:tblInd w:w="0" w:type="dxa"/>
        <w:tblLayout w:type="fixed"/>
        <w:tblCellMar>
          <w:top w:w="0" w:type="dxa"/>
          <w:left w:w="108" w:type="dxa"/>
          <w:bottom w:w="0" w:type="dxa"/>
          <w:right w:w="108" w:type="dxa"/>
        </w:tblCellMar>
      </w:tblPr>
      <w:tblGrid>
        <w:gridCol w:w="9340"/>
      </w:tblGrid>
      <w:tr>
        <w:trPr/>
        <w:tc>
          <w:tcPr>
            <w:tcW w:w="9340" w:type="dxa"/>
            <w:tcBorders>
              <w:top w:val="single" w:sz="4" w:space="0" w:color="000000"/>
              <w:left w:val="single" w:sz="4" w:space="0" w:color="000000"/>
              <w:bottom w:val="single" w:sz="4" w:space="0" w:color="000000"/>
              <w:right w:val="single" w:sz="4" w:space="0" w:color="000000"/>
            </w:tcBorders>
            <w:shd w:fill="FFF4E5" w:val="clear"/>
          </w:tcPr>
          <w:p>
            <w:pPr>
              <w:pStyle w:val="Normal"/>
              <w:spacing w:before="0" w:after="60"/>
              <w:rPr/>
            </w:pPr>
            <w:r>
              <w:rPr>
                <w:b/>
                <w:bCs/>
                <w:color w:val="8A5300"/>
                <w:sz w:val="20"/>
                <w:szCs w:val="20"/>
              </w:rPr>
              <w:t>A real, project-wide gotcha worth restating here</w:t>
            </w:r>
          </w:p>
          <w:p>
            <w:pPr>
              <w:pStyle w:val="Normal"/>
              <w:rPr/>
            </w:pPr>
            <w:r>
              <w:rPr>
                <w:color w:val="5C3D00"/>
                <w:sz w:val="20"/>
                <w:szCs w:val="20"/>
              </w:rPr>
              <w:t>config.ini's loader (ini_reader.c) fails the whole process closed if ANY expected key is missing - by design, confirmed via a dedicated self-test (test_ut_ini_003). Every CFG_STRING field (authz_cache_hash_algorithm is one) additionally needs a matching entry in a separate maxlen-guard chain elsewhere in ini_reader.c, or the same fail-closed behaviour triggers for that field specifically. Both config.ini itself and this guard chain need updating together whenever a new CFG_STRING key is added - missing either one prevents the whole application from starting, not just this module.</w:t>
            </w:r>
          </w:p>
        </w:tc>
      </w:tr>
    </w:tbl>
    <w:p>
      <w:pPr>
        <w:pStyle w:val="Heading1"/>
        <w:spacing w:before="320" w:after="160"/>
        <w:rPr/>
      </w:pPr>
      <w:r>
        <w:rPr/>
        <w:t>10. Reuse of Existing Modules / Build Additions</w:t>
      </w:r>
    </w:p>
    <w:tbl>
      <w:tblPr>
        <w:tblW w:w="9340" w:type="dxa"/>
        <w:jc w:val="left"/>
        <w:tblInd w:w="0" w:type="dxa"/>
        <w:tblLayout w:type="fixed"/>
        <w:tblCellMar>
          <w:top w:w="0" w:type="dxa"/>
          <w:left w:w="108" w:type="dxa"/>
          <w:bottom w:w="0" w:type="dxa"/>
          <w:right w:w="108" w:type="dxa"/>
        </w:tblCellMar>
      </w:tblPr>
      <w:tblGrid>
        <w:gridCol w:w="9340"/>
      </w:tblGrid>
      <w:tr>
        <w:trPr/>
        <w:tc>
          <w:tcPr>
            <w:tcW w:w="9340" w:type="dxa"/>
            <w:tcBorders>
              <w:top w:val="single" w:sz="4" w:space="0" w:color="000000"/>
              <w:left w:val="single" w:sz="4" w:space="0" w:color="000000"/>
              <w:bottom w:val="single" w:sz="4" w:space="0" w:color="000000"/>
              <w:right w:val="single" w:sz="4" w:space="0" w:color="000000"/>
            </w:tcBorders>
            <w:shd w:fill="FFF4E5" w:val="clear"/>
          </w:tcPr>
          <w:p>
            <w:pPr>
              <w:pStyle w:val="Normal"/>
              <w:spacing w:before="0" w:after="60"/>
              <w:rPr/>
            </w:pPr>
            <w:r>
              <w:rPr>
                <w:b/>
                <w:bCs/>
                <w:color w:val="8A5300"/>
                <w:sz w:val="20"/>
                <w:szCs w:val="20"/>
              </w:rPr>
              <w:t>Correction from v1.2 - this was the most materially wrong claim in the whole v1.2 document</w:t>
            </w:r>
          </w:p>
          <w:p>
            <w:pPr>
              <w:pStyle w:val="Normal"/>
              <w:rPr/>
            </w:pPr>
            <w:r>
              <w:rPr>
                <w:color w:val="5C3D00"/>
                <w:sz w:val="20"/>
                <w:szCs w:val="20"/>
              </w:rPr>
              <w:t xml:space="preserve">v1.2 stated: "Audit trail and metrics are produced automatically as a side effect - this module does not call audit_trail_insert() or metrics_write() directly." This is false for what was actually built. Neither is automatic. Both required entirely new, explicit wiring (Sections 6.7 and 6.8) added well after the rest of the module was working and tested. The automatic-side-effect behaviour v1.2 described is real for execute_insert_batch()/execute_update_batch()/execute_query_batch() specifically - but this module's APP_USER/AUTH_SOURCE reads and writes go through raw OCI calls instead (matching </w:t>
            </w:r>
            <w:del w:id="41" w:author="Claude" w:date="2026-09-27T12:00:00Z">
              <w:r>
                <w:rPr>
                  <w:color w:val="5C3D00"/>
                  <w:sz w:val="20"/>
                  <w:szCs w:val="20"/>
                </w:rPr>
                <w:delText>OCI_</w:delText>
              </w:r>
            </w:del>
            <w:r>
              <w:rPr>
                <w:color w:val="5C3D00"/>
                <w:sz w:val="20"/>
                <w:szCs w:val="20"/>
              </w:rPr>
              <w:t>Table_Metadata_Module.c's own internal-lookup convention, not the client-facing DML pipeline), so that automatic behaviour never applied here at all.</w:t>
            </w:r>
          </w:p>
        </w:tc>
      </w:tr>
    </w:tbl>
    <w:p>
      <w:pPr>
        <w:pStyle w:val="ListParagraph"/>
        <w:numPr>
          <w:ilvl w:val="0"/>
          <w:numId w:val="1"/>
        </w:numPr>
        <w:spacing w:before="0" w:after="80"/>
        <w:rPr/>
      </w:pPr>
      <w:r>
        <w:rPr/>
        <w:t>Raw OCI calls (OCIStmtPrepare2/OCIBindByName/OCIDefineByPos/OCIStmtFetch2), not execute_insert_batch()/execute_update_batch()/execute_query_batch() – all APP_USER, AUTH_SOURCE, ROLE, PERMISSION, USER_ROLE, and ROLE_PERMISSION reads/writes.</w:t>
      </w:r>
    </w:p>
    <w:p>
      <w:pPr>
        <w:pStyle w:val="ListParagraph"/>
        <w:numPr>
          <w:ilvl w:val="0"/>
          <w:numId w:val="1"/>
        </w:numPr>
        <w:spacing w:before="0" w:after="80"/>
        <w:rPr/>
      </w:pPr>
      <w:r>
        <w:rPr/>
        <w:t>session_create() (</w:t>
      </w:r>
      <w:del w:id="42" w:author="Claude" w:date="2026-09-27T12:00:00Z">
        <w:r>
          <w:rPr/>
          <w:delText>OCI_</w:delText>
        </w:r>
      </w:del>
      <w:r>
        <w:rPr/>
        <w:t>Session_Manager.h) – called on successful authentication; not duplicated. Confirmed unchanged.</w:t>
      </w:r>
    </w:p>
    <w:p>
      <w:pPr>
        <w:pStyle w:val="ListParagraph"/>
        <w:numPr>
          <w:ilvl w:val="0"/>
          <w:numId w:val="1"/>
        </w:numPr>
        <w:spacing w:before="0" w:after="80"/>
        <w:rPr/>
      </w:pPr>
      <w:r>
        <w:rPr/>
        <w:t xml:space="preserve">The shared </w:t>
      </w:r>
      <w:del w:id="43" w:author="Claude" w:date="2026-09-27T12:00:00Z">
        <w:r>
          <w:rPr/>
          <w:delText>oci_</w:delText>
        </w:r>
      </w:del>
      <w:r>
        <w:rPr/>
        <w:t>cache infrastructure – authz_cache.c is a thin wrapper over it, mirroring session_cache.c's own pattern exactly (same pthread_rwlock_t-protected, TTL-based design).</w:t>
      </w:r>
    </w:p>
    <w:p>
      <w:pPr>
        <w:pStyle w:val="ListParagraph"/>
        <w:numPr>
          <w:ilvl w:val="0"/>
          <w:numId w:val="1"/>
        </w:numPr>
        <w:spacing w:before="0" w:after="80"/>
        <w:rPr/>
      </w:pPr>
      <w:r>
        <w:rPr/>
        <w:t>audit_trail_insert() (</w:t>
      </w:r>
      <w:del w:id="44" w:author="Claude" w:date="2026-09-27T12:00:00Z">
        <w:r>
          <w:rPr/>
          <w:delText>OCI_</w:delText>
        </w:r>
      </w:del>
      <w:r>
        <w:rPr/>
        <w:t>Audit_Trail_Manager.c) – called explicitly, not automatically (Section 6.7).</w:t>
      </w:r>
    </w:p>
    <w:p>
      <w:pPr>
        <w:pStyle w:val="ListParagraph"/>
        <w:numPr>
          <w:ilvl w:val="0"/>
          <w:numId w:val="1"/>
        </w:numPr>
        <w:spacing w:before="0" w:after="80"/>
        <w:rPr/>
      </w:pPr>
      <w:r>
        <w:rPr/>
        <w:t>metrics_init()/metrics_set_context()/metrics_finalise_and_enqueue() (metrics.h, metrics_writer.h) – called explicitly, not automatically (Section 6.8).</w:t>
      </w:r>
    </w:p>
    <w:p>
      <w:pPr>
        <w:pStyle w:val="ListParagraph"/>
        <w:numPr>
          <w:ilvl w:val="0"/>
          <w:numId w:val="1"/>
        </w:numPr>
        <w:spacing w:before="0" w:after="80"/>
        <w:rPr/>
      </w:pPr>
      <w:r>
        <w:rPr/>
        <w:t xml:space="preserve">libsodium (crypto_pwhash) – -lsodium, linked directly into </w:t>
      </w:r>
      <w:del w:id="45" w:author="Claude" w:date="2026-09-27T12:00:00Z">
        <w:r>
          <w:rPr/>
          <w:delText>OCI_Wrapper</w:delText>
        </w:r>
      </w:del>
      <w:ins w:id="46" w:author="Claude" w:date="2026-09-27T12:00:00Z">
        <w:r>
          <w:rPr/>
          <w:t>DataSol_Gateway</w:t>
        </w:r>
      </w:ins>
      <w:r>
        <w:rPr/>
        <w:t>.</w:t>
      </w:r>
    </w:p>
    <w:p>
      <w:pPr>
        <w:pStyle w:val="ListParagraph"/>
        <w:numPr>
          <w:ilvl w:val="0"/>
          <w:numId w:val="1"/>
        </w:numPr>
        <w:spacing w:before="0" w:after="80"/>
        <w:rPr/>
      </w:pPr>
      <w:r>
        <w:rPr/>
        <w:t xml:space="preserve">libldap (real OpenLDAP) – linked ONLY into the separate ldap_bind_helper executable (-lldap), never into </w:t>
      </w:r>
      <w:del w:id="47" w:author="Claude" w:date="2026-09-27T12:00:00Z">
        <w:r>
          <w:rPr/>
          <w:delText>OCI_Wrapper</w:delText>
        </w:r>
      </w:del>
      <w:ins w:id="48" w:author="Claude" w:date="2026-09-27T12:00:00Z">
        <w:r>
          <w:rPr/>
          <w:t>DataSol_Gateway</w:t>
        </w:r>
      </w:ins>
      <w:r>
        <w:rPr/>
        <w:t xml:space="preserve"> itself (Section 6.3, Section 14).</w:t>
      </w:r>
    </w:p>
    <w:p>
      <w:pPr>
        <w:pStyle w:val="Heading3"/>
        <w:spacing w:before="200" w:after="100"/>
        <w:rPr/>
      </w:pPr>
      <w:r>
        <w:rPr/>
        <w:t>Full compile-unit list (substantially larger than v1.2's own list)</w:t>
      </w:r>
    </w:p>
    <w:tbl>
      <w:tblPr>
        <w:tblW w:w="9340" w:type="dxa"/>
        <w:jc w:val="left"/>
        <w:tblInd w:w="0" w:type="dxa"/>
        <w:tblLayout w:type="fixed"/>
        <w:tblCellMar>
          <w:top w:w="0" w:type="dxa"/>
          <w:left w:w="108" w:type="dxa"/>
          <w:bottom w:w="0" w:type="dxa"/>
          <w:right w:w="108" w:type="dxa"/>
        </w:tblCellMar>
      </w:tblPr>
      <w:tblGrid>
        <w:gridCol w:w="3199"/>
        <w:gridCol w:w="6140"/>
      </w:tblGrid>
      <w:tr>
        <w:trPr>
          <w:tblHeader w:val="true"/>
        </w:trPr>
        <w:tc>
          <w:tcPr>
            <w:tcW w:w="3199" w:type="dxa"/>
            <w:tcBorders>
              <w:top w:val="single" w:sz="4" w:space="0" w:color="000000"/>
              <w:left w:val="single" w:sz="4" w:space="0" w:color="000000"/>
              <w:bottom w:val="single" w:sz="4" w:space="0" w:color="000000"/>
              <w:right w:val="single" w:sz="4" w:space="0" w:color="000000"/>
            </w:tcBorders>
            <w:shd w:fill="2F3B4C" w:val="clear"/>
          </w:tcPr>
          <w:p>
            <w:pPr>
              <w:pStyle w:val="Normal"/>
              <w:rPr/>
            </w:pPr>
            <w:r>
              <w:rPr>
                <w:b/>
                <w:bCs/>
                <w:color w:val="FFFFFF"/>
                <w:sz w:val="20"/>
                <w:szCs w:val="20"/>
              </w:rPr>
              <w:t>File</w:t>
            </w:r>
          </w:p>
        </w:tc>
        <w:tc>
          <w:tcPr>
            <w:tcW w:w="6140" w:type="dxa"/>
            <w:tcBorders>
              <w:top w:val="single" w:sz="4" w:space="0" w:color="000000"/>
              <w:left w:val="single" w:sz="4" w:space="0" w:color="000000"/>
              <w:bottom w:val="single" w:sz="4" w:space="0" w:color="000000"/>
              <w:right w:val="single" w:sz="4" w:space="0" w:color="000000"/>
            </w:tcBorders>
            <w:shd w:fill="2F3B4C" w:val="clear"/>
          </w:tcPr>
          <w:p>
            <w:pPr>
              <w:pStyle w:val="Normal"/>
              <w:rPr/>
            </w:pPr>
            <w:r>
              <w:rPr>
                <w:b/>
                <w:bCs/>
                <w:color w:val="FFFFFF"/>
                <w:sz w:val="20"/>
                <w:szCs w:val="20"/>
              </w:rPr>
              <w:t>Purpose</w:t>
            </w:r>
          </w:p>
        </w:tc>
      </w:tr>
      <w:tr>
        <w:trPr/>
        <w:tc>
          <w:tcPr>
            <w:tcW w:w="3199" w:type="dxa"/>
            <w:tcBorders>
              <w:top w:val="single" w:sz="4" w:space="0" w:color="000000"/>
              <w:left w:val="single" w:sz="4" w:space="0" w:color="000000"/>
              <w:bottom w:val="single" w:sz="4" w:space="0" w:color="000000"/>
              <w:right w:val="single" w:sz="4" w:space="0" w:color="000000"/>
            </w:tcBorders>
          </w:tcPr>
          <w:p>
            <w:pPr>
              <w:pStyle w:val="Normal"/>
              <w:rPr/>
            </w:pPr>
            <w:del w:id="49" w:author="Claude" w:date="2026-09-27T12:00:00Z">
              <w:r>
                <w:rPr>
                  <w:sz w:val="20"/>
                  <w:szCs w:val="20"/>
                </w:rPr>
                <w:delText>OCI_</w:delText>
              </w:r>
            </w:del>
            <w:r>
              <w:rPr>
                <w:sz w:val="20"/>
                <w:szCs w:val="20"/>
              </w:rPr>
              <w:t>Auth_Manager.c / .h</w:t>
            </w:r>
          </w:p>
        </w:tc>
        <w:tc>
          <w:tcPr>
            <w:tcW w:w="6140" w:type="dxa"/>
            <w:tcBorders>
              <w:top w:val="single" w:sz="4" w:space="0" w:color="000000"/>
              <w:left w:val="single" w:sz="4" w:space="0" w:color="000000"/>
              <w:bottom w:val="single" w:sz="4" w:space="0" w:color="000000"/>
              <w:right w:val="single" w:sz="4" w:space="0" w:color="000000"/>
            </w:tcBorders>
          </w:tcPr>
          <w:p>
            <w:pPr>
              <w:pStyle w:val="Normal"/>
              <w:rPr/>
            </w:pPr>
            <w:r>
              <w:rPr>
                <w:sz w:val="20"/>
                <w:szCs w:val="20"/>
              </w:rPr>
              <w:t xml:space="preserve">Authentication - part of </w:t>
            </w:r>
            <w:del w:id="50" w:author="Claude" w:date="2026-09-27T12:00:00Z">
              <w:r>
                <w:rPr>
                  <w:sz w:val="20"/>
                  <w:szCs w:val="20"/>
                </w:rPr>
                <w:delText>OCI_Wrapper</w:delText>
              </w:r>
            </w:del>
            <w:ins w:id="51" w:author="Claude" w:date="2026-09-27T12:00:00Z">
              <w:r>
                <w:rPr>
                  <w:sz w:val="20"/>
                  <w:szCs w:val="20"/>
                </w:rPr>
                <w:t>DataSol_Gateway</w:t>
              </w:r>
            </w:ins>
            <w:r>
              <w:rPr>
                <w:sz w:val="20"/>
                <w:szCs w:val="20"/>
              </w:rPr>
              <w:t>'s normal build</w:t>
            </w:r>
          </w:p>
        </w:tc>
      </w:tr>
      <w:tr>
        <w:trPr/>
        <w:tc>
          <w:tcPr>
            <w:tcW w:w="3199" w:type="dxa"/>
            <w:tcBorders>
              <w:top w:val="single" w:sz="4" w:space="0" w:color="000000"/>
              <w:left w:val="single" w:sz="4" w:space="0" w:color="000000"/>
              <w:bottom w:val="single" w:sz="4" w:space="0" w:color="000000"/>
              <w:right w:val="single" w:sz="4" w:space="0" w:color="000000"/>
            </w:tcBorders>
          </w:tcPr>
          <w:p>
            <w:pPr>
              <w:pStyle w:val="Normal"/>
              <w:rPr/>
            </w:pPr>
            <w:del w:id="52" w:author="Claude" w:date="2026-09-27T12:00:00Z">
              <w:r>
                <w:rPr>
                  <w:sz w:val="20"/>
                  <w:szCs w:val="20"/>
                </w:rPr>
                <w:delText>OCI_</w:delText>
              </w:r>
            </w:del>
            <w:r>
              <w:rPr>
                <w:sz w:val="20"/>
                <w:szCs w:val="20"/>
              </w:rPr>
              <w:t>Authz_Manager.c / .h</w:t>
            </w:r>
          </w:p>
        </w:tc>
        <w:tc>
          <w:tcPr>
            <w:tcW w:w="6140" w:type="dxa"/>
            <w:tcBorders>
              <w:top w:val="single" w:sz="4" w:space="0" w:color="000000"/>
              <w:left w:val="single" w:sz="4" w:space="0" w:color="000000"/>
              <w:bottom w:val="single" w:sz="4" w:space="0" w:color="000000"/>
              <w:right w:val="single" w:sz="4" w:space="0" w:color="000000"/>
            </w:tcBorders>
          </w:tcPr>
          <w:p>
            <w:pPr>
              <w:pStyle w:val="Normal"/>
              <w:rPr/>
            </w:pPr>
            <w:r>
              <w:rPr>
                <w:sz w:val="20"/>
                <w:szCs w:val="20"/>
              </w:rPr>
              <w:t xml:space="preserve">Authorization - part of </w:t>
            </w:r>
            <w:del w:id="53" w:author="Claude" w:date="2026-09-27T12:00:00Z">
              <w:r>
                <w:rPr>
                  <w:sz w:val="20"/>
                  <w:szCs w:val="20"/>
                </w:rPr>
                <w:delText>OCI_Wrapper</w:delText>
              </w:r>
            </w:del>
            <w:ins w:id="54" w:author="Claude" w:date="2026-09-27T12:00:00Z">
              <w:r>
                <w:rPr>
                  <w:sz w:val="20"/>
                  <w:szCs w:val="20"/>
                </w:rPr>
                <w:t>DataSol_Gateway</w:t>
              </w:r>
            </w:ins>
            <w:r>
              <w:rPr>
                <w:sz w:val="20"/>
                <w:szCs w:val="20"/>
              </w:rPr>
              <w:t>'s normal build</w:t>
            </w:r>
          </w:p>
        </w:tc>
      </w:tr>
      <w:tr>
        <w:trPr/>
        <w:tc>
          <w:tcPr>
            <w:tcW w:w="3199" w:type="dxa"/>
            <w:tcBorders>
              <w:top w:val="single" w:sz="4" w:space="0" w:color="000000"/>
              <w:left w:val="single" w:sz="4" w:space="0" w:color="000000"/>
              <w:bottom w:val="single" w:sz="4" w:space="0" w:color="000000"/>
              <w:right w:val="single" w:sz="4" w:space="0" w:color="000000"/>
            </w:tcBorders>
          </w:tcPr>
          <w:p>
            <w:pPr>
              <w:pStyle w:val="Normal"/>
              <w:rPr/>
            </w:pPr>
            <w:r>
              <w:rPr>
                <w:sz w:val="20"/>
                <w:szCs w:val="20"/>
              </w:rPr>
              <w:t>crypt_helper.c / .h</w:t>
            </w:r>
          </w:p>
        </w:tc>
        <w:tc>
          <w:tcPr>
            <w:tcW w:w="6140" w:type="dxa"/>
            <w:tcBorders>
              <w:top w:val="single" w:sz="4" w:space="0" w:color="000000"/>
              <w:left w:val="single" w:sz="4" w:space="0" w:color="000000"/>
              <w:bottom w:val="single" w:sz="4" w:space="0" w:color="000000"/>
              <w:right w:val="single" w:sz="4" w:space="0" w:color="000000"/>
            </w:tcBorders>
          </w:tcPr>
          <w:p>
            <w:pPr>
              <w:pStyle w:val="Normal"/>
              <w:rPr/>
            </w:pPr>
            <w:r>
              <w:rPr>
                <w:sz w:val="20"/>
                <w:szCs w:val="20"/>
              </w:rPr>
              <w:t xml:space="preserve">Argon2id hash/verify - part of </w:t>
            </w:r>
            <w:del w:id="55" w:author="Claude" w:date="2026-09-27T12:00:00Z">
              <w:r>
                <w:rPr>
                  <w:sz w:val="20"/>
                  <w:szCs w:val="20"/>
                </w:rPr>
                <w:delText>OCI_Wrapper</w:delText>
              </w:r>
            </w:del>
            <w:ins w:id="56" w:author="Claude" w:date="2026-09-27T12:00:00Z">
              <w:r>
                <w:rPr>
                  <w:sz w:val="20"/>
                  <w:szCs w:val="20"/>
                </w:rPr>
                <w:t>DataSol_Gateway</w:t>
              </w:r>
            </w:ins>
            <w:r>
              <w:rPr>
                <w:sz w:val="20"/>
                <w:szCs w:val="20"/>
              </w:rPr>
              <w:t>'s normal build</w:t>
            </w:r>
          </w:p>
        </w:tc>
      </w:tr>
      <w:tr>
        <w:trPr/>
        <w:tc>
          <w:tcPr>
            <w:tcW w:w="3199" w:type="dxa"/>
            <w:tcBorders>
              <w:top w:val="single" w:sz="4" w:space="0" w:color="000000"/>
              <w:left w:val="single" w:sz="4" w:space="0" w:color="000000"/>
              <w:bottom w:val="single" w:sz="4" w:space="0" w:color="000000"/>
              <w:right w:val="single" w:sz="4" w:space="0" w:color="000000"/>
            </w:tcBorders>
          </w:tcPr>
          <w:p>
            <w:pPr>
              <w:pStyle w:val="Normal"/>
              <w:rPr/>
            </w:pPr>
            <w:r>
              <w:rPr>
                <w:sz w:val="20"/>
                <w:szCs w:val="20"/>
              </w:rPr>
              <w:t>authz_cache.c / .h</w:t>
            </w:r>
          </w:p>
        </w:tc>
        <w:tc>
          <w:tcPr>
            <w:tcW w:w="6140" w:type="dxa"/>
            <w:tcBorders>
              <w:top w:val="single" w:sz="4" w:space="0" w:color="000000"/>
              <w:left w:val="single" w:sz="4" w:space="0" w:color="000000"/>
              <w:bottom w:val="single" w:sz="4" w:space="0" w:color="000000"/>
              <w:right w:val="single" w:sz="4" w:space="0" w:color="000000"/>
            </w:tcBorders>
          </w:tcPr>
          <w:p>
            <w:pPr>
              <w:pStyle w:val="Normal"/>
              <w:rPr/>
            </w:pPr>
            <w:r>
              <w:rPr>
                <w:sz w:val="20"/>
                <w:szCs w:val="20"/>
              </w:rPr>
              <w:t xml:space="preserve">Permission cache - part of </w:t>
            </w:r>
            <w:del w:id="57" w:author="Claude" w:date="2026-09-27T12:00:00Z">
              <w:r>
                <w:rPr>
                  <w:sz w:val="20"/>
                  <w:szCs w:val="20"/>
                </w:rPr>
                <w:delText>OCI_Wrapper</w:delText>
              </w:r>
            </w:del>
            <w:ins w:id="58" w:author="Claude" w:date="2026-09-27T12:00:00Z">
              <w:r>
                <w:rPr>
                  <w:sz w:val="20"/>
                  <w:szCs w:val="20"/>
                </w:rPr>
                <w:t>DataSol_Gateway</w:t>
              </w:r>
            </w:ins>
            <w:r>
              <w:rPr>
                <w:sz w:val="20"/>
                <w:szCs w:val="20"/>
              </w:rPr>
              <w:t>'s normal build</w:t>
            </w:r>
          </w:p>
        </w:tc>
      </w:tr>
      <w:tr>
        <w:trPr/>
        <w:tc>
          <w:tcPr>
            <w:tcW w:w="3199" w:type="dxa"/>
            <w:tcBorders>
              <w:top w:val="single" w:sz="4" w:space="0" w:color="000000"/>
              <w:left w:val="single" w:sz="4" w:space="0" w:color="000000"/>
              <w:bottom w:val="single" w:sz="4" w:space="0" w:color="000000"/>
              <w:right w:val="single" w:sz="4" w:space="0" w:color="000000"/>
            </w:tcBorders>
          </w:tcPr>
          <w:p>
            <w:pPr>
              <w:pStyle w:val="Normal"/>
              <w:rPr/>
            </w:pPr>
            <w:r>
              <w:rPr>
                <w:sz w:val="20"/>
                <w:szCs w:val="20"/>
              </w:rPr>
              <w:t>ldap_auth_helper.c / .h</w:t>
            </w:r>
          </w:p>
        </w:tc>
        <w:tc>
          <w:tcPr>
            <w:tcW w:w="6140" w:type="dxa"/>
            <w:tcBorders>
              <w:top w:val="single" w:sz="4" w:space="0" w:color="000000"/>
              <w:left w:val="single" w:sz="4" w:space="0" w:color="000000"/>
              <w:bottom w:val="single" w:sz="4" w:space="0" w:color="000000"/>
              <w:right w:val="single" w:sz="4" w:space="0" w:color="000000"/>
            </w:tcBorders>
          </w:tcPr>
          <w:p>
            <w:pPr>
              <w:pStyle w:val="Normal"/>
              <w:rPr/>
            </w:pPr>
            <w:r>
              <w:rPr>
                <w:sz w:val="20"/>
                <w:szCs w:val="20"/>
              </w:rPr>
              <w:t xml:space="preserve">fork()/exec()s ldap_bind_helper - part of </w:t>
            </w:r>
            <w:del w:id="59" w:author="Claude" w:date="2026-09-27T12:00:00Z">
              <w:r>
                <w:rPr>
                  <w:sz w:val="20"/>
                  <w:szCs w:val="20"/>
                </w:rPr>
                <w:delText>OCI_Wrapper</w:delText>
              </w:r>
            </w:del>
            <w:ins w:id="60" w:author="Claude" w:date="2026-09-27T12:00:00Z">
              <w:r>
                <w:rPr>
                  <w:sz w:val="20"/>
                  <w:szCs w:val="20"/>
                </w:rPr>
                <w:t>DataSol_Gateway</w:t>
              </w:r>
            </w:ins>
            <w:r>
              <w:rPr>
                <w:sz w:val="20"/>
                <w:szCs w:val="20"/>
              </w:rPr>
              <w:t>'s normal build</w:t>
            </w:r>
          </w:p>
        </w:tc>
      </w:tr>
      <w:tr>
        <w:trPr/>
        <w:tc>
          <w:tcPr>
            <w:tcW w:w="3199" w:type="dxa"/>
            <w:tcBorders>
              <w:top w:val="single" w:sz="4" w:space="0" w:color="000000"/>
              <w:left w:val="single" w:sz="4" w:space="0" w:color="000000"/>
              <w:bottom w:val="single" w:sz="4" w:space="0" w:color="000000"/>
              <w:right w:val="single" w:sz="4" w:space="0" w:color="000000"/>
            </w:tcBorders>
          </w:tcPr>
          <w:p>
            <w:pPr>
              <w:pStyle w:val="Normal"/>
              <w:rPr/>
            </w:pPr>
            <w:r>
              <w:rPr>
                <w:sz w:val="20"/>
                <w:szCs w:val="20"/>
              </w:rPr>
              <w:t>ldap_bind_helper.c</w:t>
            </w:r>
          </w:p>
        </w:tc>
        <w:tc>
          <w:tcPr>
            <w:tcW w:w="6140" w:type="dxa"/>
            <w:tcBorders>
              <w:top w:val="single" w:sz="4" w:space="0" w:color="000000"/>
              <w:left w:val="single" w:sz="4" w:space="0" w:color="000000"/>
              <w:bottom w:val="single" w:sz="4" w:space="0" w:color="000000"/>
              <w:right w:val="single" w:sz="4" w:space="0" w:color="000000"/>
            </w:tcBorders>
          </w:tcPr>
          <w:p>
            <w:pPr>
              <w:pStyle w:val="Normal"/>
              <w:rPr/>
            </w:pPr>
            <w:r>
              <w:rPr>
                <w:sz w:val="20"/>
                <w:szCs w:val="20"/>
              </w:rPr>
              <w:t xml:space="preserve">NOT part of </w:t>
            </w:r>
            <w:del w:id="61" w:author="Claude" w:date="2026-09-27T12:00:00Z">
              <w:r>
                <w:rPr>
                  <w:sz w:val="20"/>
                  <w:szCs w:val="20"/>
                </w:rPr>
                <w:delText>OCI_Wrapper</w:delText>
              </w:r>
            </w:del>
            <w:ins w:id="62" w:author="Claude" w:date="2026-09-27T12:00:00Z">
              <w:r>
                <w:rPr>
                  <w:sz w:val="20"/>
                  <w:szCs w:val="20"/>
                </w:rPr>
                <w:t>DataSol_Gateway</w:t>
              </w:r>
            </w:ins>
            <w:r>
              <w:rPr>
                <w:sz w:val="20"/>
                <w:szCs w:val="20"/>
              </w:rPr>
              <w:t>'s build at all - a separate executable, own build step, own deployment artifact, links -lldap only</w:t>
            </w:r>
          </w:p>
        </w:tc>
      </w:tr>
    </w:tbl>
    <w:p>
      <w:pPr>
        <w:pStyle w:val="Heading3"/>
        <w:spacing w:before="200" w:after="100"/>
        <w:rPr/>
      </w:pPr>
      <w:r>
        <w:rPr/>
        <w:t>DDL scripts</w:t>
      </w:r>
    </w:p>
    <w:p>
      <w:pPr>
        <w:pStyle w:val="ListParagraph"/>
        <w:numPr>
          <w:ilvl w:val="0"/>
          <w:numId w:val="1"/>
        </w:numPr>
        <w:spacing w:before="0" w:after="80"/>
        <w:rPr/>
      </w:pPr>
      <w:r>
        <w:rPr/>
        <w:t>Create_Auth_Source_Table.txt / Create_App_User_Table.txt / Create_Role_Permission_Tables.txt (Section 4.1-4.3).</w:t>
      </w:r>
    </w:p>
    <w:p>
      <w:pPr>
        <w:pStyle w:val="ListParagraph"/>
        <w:numPr>
          <w:ilvl w:val="0"/>
          <w:numId w:val="1"/>
        </w:numPr>
        <w:spacing w:before="0" w:after="80"/>
        <w:rPr/>
      </w:pPr>
      <w:r>
        <w:rPr/>
        <w:t>Alter_OCI_METRICS_Add_Auth_Timing.txt (Section 4.4) – new in v2.0.</w:t>
      </w:r>
    </w:p>
    <w:p>
      <w:pPr>
        <w:pStyle w:val="Heading1"/>
        <w:spacing w:before="320" w:after="160"/>
        <w:rPr/>
      </w:pPr>
      <w:r>
        <w:rPr/>
        <w:t>11. Threading</w:t>
      </w:r>
    </w:p>
    <w:tbl>
      <w:tblPr>
        <w:tblW w:w="9340" w:type="dxa"/>
        <w:jc w:val="left"/>
        <w:tblInd w:w="0" w:type="dxa"/>
        <w:tblLayout w:type="fixed"/>
        <w:tblCellMar>
          <w:top w:w="0" w:type="dxa"/>
          <w:left w:w="108" w:type="dxa"/>
          <w:bottom w:w="0" w:type="dxa"/>
          <w:right w:w="108" w:type="dxa"/>
        </w:tblCellMar>
      </w:tblPr>
      <w:tblGrid>
        <w:gridCol w:w="9340"/>
      </w:tblGrid>
      <w:tr>
        <w:trPr/>
        <w:tc>
          <w:tcPr>
            <w:tcW w:w="9340" w:type="dxa"/>
            <w:tcBorders>
              <w:top w:val="single" w:sz="4" w:space="0" w:color="000000"/>
              <w:left w:val="single" w:sz="4" w:space="0" w:color="000000"/>
              <w:bottom w:val="single" w:sz="4" w:space="0" w:color="000000"/>
              <w:right w:val="single" w:sz="4" w:space="0" w:color="000000"/>
            </w:tcBorders>
            <w:shd w:fill="FFF4E5" w:val="clear"/>
          </w:tcPr>
          <w:p>
            <w:pPr>
              <w:pStyle w:val="Normal"/>
              <w:spacing w:before="0" w:after="60"/>
              <w:rPr/>
            </w:pPr>
            <w:r>
              <w:rPr>
                <w:b/>
                <w:bCs/>
                <w:color w:val="8A5300"/>
                <w:sz w:val="20"/>
                <w:szCs w:val="20"/>
              </w:rPr>
              <w:t>Correction from v1.2</w:t>
            </w:r>
          </w:p>
          <w:p>
            <w:pPr>
              <w:pStyle w:val="Normal"/>
              <w:rPr/>
            </w:pPr>
            <w:r>
              <w:rPr>
                <w:color w:val="5C3D00"/>
                <w:sz w:val="20"/>
                <w:szCs w:val="20"/>
              </w:rPr>
              <w:t>v1.2 said: "auth_authenticate() performs a genuine LDAP bind or Argon2id verification per call - both are CPU/IO-bound and safe to call concurrently from multiple worker threads." This undersold what actually happened. The LOCAL/Argon2id path was safe as described. The LDAP path was NOT safe as originally implemented (in-process), through three separate attempts, before the fourth (fork()/exec() process isolation, Section 6.3) actually held up under real concurrent load. See Section 14 for what each attempt got wrong.</w:t>
            </w:r>
          </w:p>
        </w:tc>
      </w:tr>
    </w:tbl>
    <w:p>
      <w:pPr>
        <w:pStyle w:val="ListParagraph"/>
        <w:numPr>
          <w:ilvl w:val="0"/>
          <w:numId w:val="1"/>
        </w:numPr>
        <w:spacing w:before="0" w:after="80"/>
        <w:rPr/>
      </w:pPr>
      <w:r>
        <w:rPr/>
        <w:t>Thread safety at the oci_context_t level remains the caller's responsibility, matching every other module in this project.</w:t>
      </w:r>
    </w:p>
    <w:p>
      <w:pPr>
        <w:pStyle w:val="ListParagraph"/>
        <w:numPr>
          <w:ilvl w:val="0"/>
          <w:numId w:val="1"/>
        </w:numPr>
        <w:spacing w:before="0" w:after="80"/>
        <w:rPr/>
      </w:pPr>
      <w:r>
        <w:rPr/>
        <w:t>authz_cache is internally thread-safe (pthread_rwlock_t, same pattern as session_cache/</w:t>
      </w:r>
      <w:del w:id="63" w:author="Claude" w:date="2026-09-27T12:00:00Z">
        <w:r>
          <w:rPr/>
          <w:delText>oci_</w:delText>
        </w:r>
      </w:del>
      <w:r>
        <w:rPr/>
        <w:t>cache).</w:t>
      </w:r>
    </w:p>
    <w:p>
      <w:pPr>
        <w:pStyle w:val="ListParagraph"/>
        <w:numPr>
          <w:ilvl w:val="0"/>
          <w:numId w:val="1"/>
        </w:numPr>
        <w:spacing w:before="0" w:after="80"/>
        <w:rPr/>
      </w:pPr>
      <w:r>
        <w:rPr/>
        <w:t>The LOCAL/Argon2id path is safe to call concurrently from multiple worker threads without qualification - confirmed under the same concurrent testing that found the LDAP-path bugs.</w:t>
      </w:r>
    </w:p>
    <w:p>
      <w:pPr>
        <w:pStyle w:val="ListParagraph"/>
        <w:numPr>
          <w:ilvl w:val="0"/>
          <w:numId w:val="1"/>
        </w:numPr>
        <w:spacing w:before="0" w:after="80"/>
        <w:rPr/>
      </w:pPr>
      <w:r>
        <w:rPr/>
        <w:t xml:space="preserve">The LDAP path's isolation via a separate process means </w:t>
      </w:r>
      <w:del w:id="64" w:author="Claude" w:date="2026-09-27T12:00:00Z">
        <w:r>
          <w:rPr/>
          <w:delText>OCI_Wrapper</w:delText>
        </w:r>
      </w:del>
      <w:ins w:id="65" w:author="Claude" w:date="2026-09-27T12:00:00Z">
        <w:r>
          <w:rPr/>
          <w:t>DataSol_Gateway</w:t>
        </w:r>
      </w:ins>
      <w:r>
        <w:rPr/>
        <w:t>'s own worker threads are never exposed to whatever concurrency behaviour libldap/libclntsh have between themselves - each fork() gets its own independent address space, so there is nothing left to race.</w:t>
      </w:r>
    </w:p>
    <w:p>
      <w:pPr>
        <w:pStyle w:val="ListParagraph"/>
        <w:numPr>
          <w:ilvl w:val="0"/>
          <w:numId w:val="1"/>
        </w:numPr>
        <w:spacing w:before="0" w:after="80"/>
        <w:rPr/>
      </w:pPr>
      <w:r>
        <w:rPr/>
        <w:t>Argon2id is intentionally expensive (that's the point of it resisting brute-force) - callers should not invoke it on a latency-sensitive path beyond the login request itself. Unchanged guidance from v1.2.</w:t>
      </w:r>
    </w:p>
    <w:p>
      <w:pPr>
        <w:pStyle w:val="ListParagraph"/>
        <w:numPr>
          <w:ilvl w:val="0"/>
          <w:numId w:val="1"/>
        </w:numPr>
        <w:spacing w:before="0" w:after="80"/>
        <w:rPr/>
      </w:pPr>
      <w:r>
        <w:rPr/>
        <w:t>ctx-&gt;ldap_bind_us / ctx-&gt;crypt_verify_us (Section 6.8) are plain per-request scalars, set and read within the same worker thread's own request lifecycle - unlike ctx-&gt;authz_cache (a persistent pointer set once at bootstrap), these carry no cross-thread propagation risk and needed no corresponding fix in ctx_utils.c.</w:t>
      </w:r>
    </w:p>
    <w:p>
      <w:pPr>
        <w:pStyle w:val="Heading1"/>
        <w:spacing w:before="320" w:after="160"/>
        <w:rPr/>
      </w:pPr>
      <w:r>
        <w:rPr/>
        <w:t>12. Open Questions / Deferred</w:t>
      </w:r>
    </w:p>
    <w:p>
      <w:pPr>
        <w:pStyle w:val="ListParagraph"/>
        <w:numPr>
          <w:ilvl w:val="0"/>
          <w:numId w:val="1"/>
        </w:numPr>
        <w:spacing w:before="0" w:after="80"/>
        <w:rPr/>
      </w:pPr>
      <w:r>
        <w:rPr/>
        <w:t>AUTH_SOURCE.CONFIGURATION as a CLOB of JSON – approved and confirmed working as designed (Section 4.1). Resolved.</w:t>
      </w:r>
    </w:p>
    <w:p>
      <w:pPr>
        <w:pStyle w:val="ListParagraph"/>
        <w:numPr>
          <w:ilvl w:val="0"/>
          <w:numId w:val="1"/>
        </w:numPr>
        <w:spacing w:before="0" w:after="80"/>
        <w:rPr/>
      </w:pPr>
      <w:r>
        <w:rPr/>
        <w:t>MFA and self-service password reset – still deferred; no design work done.</w:t>
      </w:r>
    </w:p>
    <w:p>
      <w:pPr>
        <w:pStyle w:val="ListParagraph"/>
        <w:numPr>
          <w:ilvl w:val="0"/>
          <w:numId w:val="1"/>
        </w:numPr>
        <w:spacing w:before="0" w:after="80"/>
        <w:rPr/>
      </w:pPr>
      <w:r>
        <w:rPr/>
        <w:t>A persistent pool of pre-forked ldap_bind_helper processes (Section 6.3) – not built; the fork()-per-login-attempt cost is acceptable at realistic login volumes. Worth revisiting only if measured contention actually appears.</w:t>
      </w:r>
    </w:p>
    <w:p>
      <w:pPr>
        <w:pStyle w:val="ListParagraph"/>
        <w:numPr>
          <w:ilvl w:val="0"/>
          <w:numId w:val="1"/>
        </w:numPr>
        <w:spacing w:before="0" w:after="80"/>
        <w:rPr/>
      </w:pPr>
      <w:r>
        <w:rPr/>
        <w:t>A metrics record for OP_CHECK_PERMISSION's LDAP/crypt breakdown – not applicable, out of scope (Section 2).</w:t>
      </w:r>
    </w:p>
    <w:p>
      <w:pPr>
        <w:pStyle w:val="Heading1"/>
        <w:spacing w:before="320" w:after="160"/>
        <w:rPr/>
      </w:pPr>
      <w:r>
        <w:rPr/>
        <w:t>13. Lessons Learned (NEW in v2.0)</w:t>
      </w:r>
    </w:p>
    <w:p>
      <w:pPr>
        <w:pStyle w:val="Normal"/>
        <w:spacing w:before="0" w:after="160"/>
        <w:rPr/>
      </w:pPr>
      <w:r>
        <w:rPr/>
        <w:t>This section exists specifically so the next person who touches this module - or builds something else that needs LDAP, a new cache, or a new per-worker context field - doesn't have to rediscover any of the following the hard way.</w:t>
      </w:r>
    </w:p>
    <w:p>
      <w:pPr>
        <w:pStyle w:val="Heading2"/>
        <w:spacing w:before="260" w:after="120"/>
        <w:rPr/>
      </w:pPr>
      <w:r>
        <w:rPr/>
        <w:t>13.1  Oracle Instant Client vs OpenLDAP: four collisions, one process boundary</w:t>
      </w:r>
    </w:p>
    <w:p>
      <w:pPr>
        <w:pStyle w:val="Normal"/>
        <w:spacing w:before="0" w:after="160"/>
        <w:rPr/>
      </w:pPr>
      <w:r>
        <w:rPr/>
        <w:t>Getting real LDAP working in-process took four attempts, each one a genuine fix for the specific bug it targeted, each one uncovering a deeper problem than the last:</w:t>
      </w:r>
    </w:p>
    <w:p>
      <w:pPr>
        <w:pStyle w:val="ListParagraph"/>
        <w:numPr>
          <w:ilvl w:val="0"/>
          <w:numId w:val="1"/>
        </w:numPr>
        <w:spacing w:before="0" w:after="80"/>
        <w:rPr/>
      </w:pPr>
      <w:r>
        <w:rPr/>
        <w:t>1. Header collision. #include &lt;ldap.h&gt; resolved to Oracle's own bundled ldap.h (shipped with the Instant Client SDK, used for its own directory-naming feature), not OpenLDAP's - because the project's shared -I list puts the Oracle SDK include dir ahead of /usr/include for every file compiled. Fixed by including the real header via an explicit absolute path, sidestepping include-order entirely.</w:t>
      </w:r>
    </w:p>
    <w:p>
      <w:pPr>
        <w:pStyle w:val="ListParagraph"/>
        <w:numPr>
          <w:ilvl w:val="0"/>
          <w:numId w:val="1"/>
        </w:numPr>
        <w:spacing w:before="0" w:after="80"/>
        <w:rPr/>
      </w:pPr>
      <w:r>
        <w:rPr/>
        <w:t>2. Symbol collision. Even with the right header, libclntsh.so exports its own ldap_sasl_bind_s()/ldap_unbind_s() - confirmed via `nm -D libclntsh.so | grep ldap_`. Since -lclntsh links ahead of -lldap, calls silently resolved to Oracle's versions instead. Fixed by dlopen()-ing libldap.so.2 explicitly and calling through dlsym()-resolved function pointers.</w:t>
      </w:r>
    </w:p>
    <w:p>
      <w:pPr>
        <w:pStyle w:val="ListParagraph"/>
        <w:numPr>
          <w:ilvl w:val="0"/>
          <w:numId w:val="1"/>
        </w:numPr>
        <w:spacing w:before="0" w:after="80"/>
        <w:rPr/>
      </w:pPr>
      <w:r>
        <w:rPr/>
        <w:t>3. BER-layer collision, one layer deeper still. libldap's OWN internal calls to its BER encoding layer (ber_printf, ber_alloc_t, etc.) - which the dlsym() fix above never touched, since those calls happen INSIDE libldap's own compiled code - still resolved to libclntsh.so's own colliding ber_* exports. RTLD_DEEPBIND (dlopen's normal fix for exactly this) turned out to be documented as incompatible with AddressSanitizer, which this whole project is built with; ASan aborted the process outright the moment it was used.</w:t>
      </w:r>
    </w:p>
    <w:p>
      <w:pPr>
        <w:pStyle w:val="ListParagraph"/>
        <w:numPr>
          <w:ilvl w:val="0"/>
          <w:numId w:val="1"/>
        </w:numPr>
        <w:spacing w:before="0" w:after="80"/>
        <w:rPr/>
      </w:pPr>
      <w:r>
        <w:rPr/>
        <w:t>4. Removing RTLD_DEEPBIND to fix the ASan crash reopened problem 3. dlmopen(LM_ID_NEWLM, ...) - a dedicated link-map namespace - fixed the symbol isolation without RTLD_DEEPBIND, but introduced a different, genuine crash: a segfault deep inside libldap's own internals under real concurrent multi-threaded use, a known general pitfall of dlmopen() and thread-local storage.</w:t>
      </w:r>
    </w:p>
    <w:p>
      <w:pPr>
        <w:pStyle w:val="Normal"/>
        <w:spacing w:before="0" w:after="160"/>
        <w:rPr/>
      </w:pPr>
      <w:r>
        <w:rPr/>
        <w:t>The actual fix: stop sharing the address space at all. ldap_bind_helper (Section 6.3) is a separate compiled executable linking only -lldap - Oracle's client library is never loaded into that process, so none of the four collisions above can happen there, by construction, not by another workaround. Every one of the four in-process fixes was correct for its own bug; the pattern across all four is what made process isolation the right call rather than a fifth attempt at a fifth layer.</w:t>
      </w:r>
    </w:p>
    <w:p>
      <w:pPr>
        <w:pStyle w:val="Heading2"/>
        <w:spacing w:before="260" w:after="120"/>
        <w:rPr/>
      </w:pPr>
      <w:r>
        <w:rPr/>
        <w:t>13.2  Private struct mirroring: a recurring, fragile pattern in this codebase</w:t>
      </w:r>
    </w:p>
    <w:p>
      <w:pPr>
        <w:pStyle w:val="Normal"/>
        <w:spacing w:before="0" w:after="160"/>
        <w:rPr/>
      </w:pPr>
      <w:r>
        <w:rPr/>
        <w:t xml:space="preserve">audit_trail_insert()'s UPDATE/DELETE path expects a private struct (audit_field_value_t) that's defined only inside </w:t>
      </w:r>
      <w:del w:id="66" w:author="Claude" w:date="2026-09-27T12:00:00Z">
        <w:r>
          <w:rPr/>
          <w:delText>OCI_</w:delText>
        </w:r>
      </w:del>
      <w:r>
        <w:rPr/>
        <w:t>Audit_Trail_Manager.c, never exposed via its own header. Populating the wrong struct there doesn't fail to compile - it corrupts memory at runtime, which is exactly what happened the first time this integration was built (Section 6.7). The fix that was needed - locally re-declaring the exact same struct layout in the calling file - is, uncomfortably, this project's own established convention for this specific situation (</w:t>
      </w:r>
      <w:del w:id="67" w:author="Claude" w:date="2026-09-27T12:00:00Z">
        <w:r>
          <w:rPr/>
          <w:delText>OCI_</w:delText>
        </w:r>
      </w:del>
      <w:r>
        <w:rPr/>
        <w:t xml:space="preserve">Update_Execute_Module.c does the identical thing for its own new_values, with its own separately-mirrored upd_fv_t). Anyone calling audit_trail_insert()'s field-level path in the future needs to go read that struct's real definition directly in </w:t>
      </w:r>
      <w:del w:id="68" w:author="Claude" w:date="2026-09-27T12:00:00Z">
        <w:r>
          <w:rPr/>
          <w:delText>OCI_</w:delText>
        </w:r>
      </w:del>
      <w:r>
        <w:rPr/>
        <w:t>Audit_Trail_Manager.c first - it is not discoverable from the header alone.</w:t>
      </w:r>
    </w:p>
    <w:p>
      <w:pPr>
        <w:pStyle w:val="Heading2"/>
        <w:spacing w:before="260" w:after="120"/>
        <w:rPr/>
      </w:pPr>
      <w:r>
        <w:rPr/>
        <w:t>13.3  Per-worker context fields: a field added to oci_context_t is not automatically available to worker threads</w:t>
      </w:r>
    </w:p>
    <w:p>
      <w:pPr>
        <w:pStyle w:val="Normal"/>
        <w:spacing w:before="0" w:after="160"/>
        <w:rPr/>
      </w:pPr>
      <w:r>
        <w:rPr/>
        <w:t>ctx-&gt;authz_cache was correctly set once at bootstrap (Data_Manager_Bootstrap.c) - but every actual request runs on a separate per-worker-thread copy of the context, built by copy_shared_ctx_fields() (ctx_utils.c), which explicitly lists which fields to carry over from the bootstrap context into each worker's own copy. authz_cache wasn't on that list, because the field didn't exist when that function was last written. The result: authz_cache_store() silently returned -1 on every worker thread, with cache_create()'s own success log line visible at startup giving no hint anything was wrong - the actual guard clause that was failing had no log line on it at all, which is what made this genuinely hard to find rather than just annoying.</w:t>
      </w:r>
    </w:p>
    <w:p>
      <w:pPr>
        <w:pStyle w:val="ListParagraph"/>
        <w:numPr>
          <w:ilvl w:val="0"/>
          <w:numId w:val="1"/>
        </w:numPr>
        <w:spacing w:before="0" w:after="80"/>
        <w:rPr/>
      </w:pPr>
      <w:r>
        <w:rPr/>
        <w:t xml:space="preserve">This is not a one-off mistake - </w:t>
      </w:r>
      <w:del w:id="69" w:author="Claude" w:date="2026-09-27T12:00:00Z">
        <w:r>
          <w:rPr/>
          <w:delText>OCI_</w:delText>
        </w:r>
      </w:del>
      <w:r>
        <w:rPr/>
        <w:t>Unit_Test_Module.c has its own, separate per-worker context setup for the self-test harness, with the identical gap, and its own code comments confirm session_cache itself hit this exact same class of bug once before, for the exact same reason.</w:t>
      </w:r>
    </w:p>
    <w:p>
      <w:pPr>
        <w:pStyle w:val="ListParagraph"/>
        <w:numPr>
          <w:ilvl w:val="0"/>
          <w:numId w:val="1"/>
        </w:numPr>
        <w:spacing w:before="0" w:after="80"/>
        <w:rPr/>
      </w:pPr>
      <w:r>
        <w:rPr/>
        <w:t xml:space="preserve">Fixed in both places (ctx_utils.c and </w:t>
      </w:r>
      <w:del w:id="70" w:author="Claude" w:date="2026-09-27T12:00:00Z">
        <w:r>
          <w:rPr/>
          <w:delText>OCI_</w:delText>
        </w:r>
      </w:del>
      <w:r>
        <w:rPr/>
        <w:t>Unit_Test_Module.c) for authz_cache specifically, and the silent guard clause in authz_cache_store() now logs, so this exact failure mode can't hide invisibly again.</w:t>
      </w:r>
    </w:p>
    <w:p>
      <w:pPr>
        <w:pStyle w:val="ListParagraph"/>
        <w:numPr>
          <w:ilvl w:val="0"/>
          <w:numId w:val="1"/>
        </w:numPr>
        <w:spacing w:before="0" w:after="80"/>
        <w:rPr/>
      </w:pPr>
      <w:r>
        <w:rPr/>
        <w:t>Any future new field on oci_context_t that needs to be visible to worker threads - especially a persistent, bootstrap-set pointer (a new cache, a new shared resource) rather than a per-request scalar - needs to be added to BOTH copy sites. Per-request scalars (like ctx-&gt;ldap_bind_us/crypt_verify_us, Section 6.8) do not have this problem, since they're set and read fresh within the same worker's own request lifecycle.</w:t>
      </w:r>
    </w:p>
    <w:p>
      <w:pPr>
        <w:pStyle w:val="Heading2"/>
        <w:spacing w:before="260" w:after="120"/>
        <w:rPr/>
      </w:pPr>
      <w:r>
        <w:rPr/>
        <w:t>13.4  Non-idempotent test fixtures and the shared-session testing trap</w:t>
      </w:r>
    </w:p>
    <w:p>
      <w:pPr>
        <w:pStyle w:val="ListParagraph"/>
        <w:numPr>
          <w:ilvl w:val="0"/>
          <w:numId w:val="1"/>
        </w:numPr>
        <w:spacing w:before="0" w:after="80"/>
        <w:rPr/>
      </w:pPr>
      <w:r>
        <w:rPr/>
        <w:t>Run.sh's tester creates one shared session via a plain CREATE_SESSION at the start of its whole run and splices that same session_id into every fixture automatically. Since authz_build_permission_cache() only runs inside auth_authenticate() - never for a plain CREATE_SESSION - that shared session has no permission cache entry at all. Every CHECK_PERMISSION fixture run through the normal Run.sh flow denies regardless of what's actually granted; this looks like a bug the first time you see it and isn't one.</w:t>
      </w:r>
    </w:p>
    <w:p>
      <w:pPr>
        <w:pStyle w:val="ListParagraph"/>
        <w:numPr>
          <w:ilvl w:val="0"/>
          <w:numId w:val="1"/>
        </w:numPr>
        <w:spacing w:before="0" w:after="80"/>
        <w:rPr/>
      </w:pPr>
      <w:r>
        <w:rPr/>
        <w:t>test_check_permission.sh exists specifically to test the ALLOWED path correctly: it authenticates first (genuinely building the cache) and only then checks permissions against the real resulting session_id - a standalone script, not a Run.sh fixture, for exactly this reason.</w:t>
      </w:r>
    </w:p>
    <w:p>
      <w:pPr>
        <w:pStyle w:val="ListParagraph"/>
        <w:numPr>
          <w:ilvl w:val="0"/>
          <w:numId w:val="1"/>
        </w:numPr>
        <w:spacing w:before="0" w:after="80"/>
        <w:rPr/>
      </w:pPr>
      <w:r>
        <w:rPr/>
        <w:t>Authenticate Round 1/5/8/10 and CheckPermission Round 1/2 all show occasional baseline-diff "FAIL" results in Run.sh that are not real bugs - either a fresh session_id every run (Round 1/8), account-lockout-history-dependent state (Round 5), or literal unsubstituted placeholder text left in a fixture file never meant to be run through Run.sh directly (CheckPermission Round 1/2's XML files specifically). Worth adding all of these to the tester's existing "known source of variance" allowlist rather than re-diagnosing them each time they show up.</w:t>
      </w:r>
    </w:p>
    <w:p>
      <w:pPr>
        <w:pStyle w:val="Heading1"/>
        <w:spacing w:before="320" w:after="160"/>
        <w:rPr/>
      </w:pPr>
      <w:r>
        <w:rPr/>
        <w:t>14. References</w:t>
      </w:r>
    </w:p>
    <w:p>
      <w:pPr>
        <w:pStyle w:val="ListParagraph"/>
        <w:numPr>
          <w:ilvl w:val="0"/>
          <w:numId w:val="1"/>
        </w:numPr>
        <w:spacing w:before="0" w:after="80"/>
        <w:rPr/>
      </w:pPr>
      <w:del w:id="71" w:author="Claude" w:date="2026-09-27T12:00:00Z">
        <w:r>
          <w:rPr/>
          <w:delText>OCI_</w:delText>
        </w:r>
      </w:del>
      <w:r>
        <w:rPr/>
        <w:t>Session_Manager.h / .c – session lifecycle this module hands off into. Unchanged.</w:t>
      </w:r>
    </w:p>
    <w:p>
      <w:pPr>
        <w:pStyle w:val="ListParagraph"/>
        <w:numPr>
          <w:ilvl w:val="0"/>
          <w:numId w:val="1"/>
        </w:numPr>
        <w:spacing w:before="0" w:after="80"/>
        <w:rPr/>
      </w:pPr>
      <w:r>
        <w:rPr/>
        <w:t>Create_Session_Table.txt / Create_Audit_Table.txt – DDL conventions followed in Section 4.</w:t>
      </w:r>
    </w:p>
    <w:p>
      <w:pPr>
        <w:pStyle w:val="ListParagraph"/>
        <w:numPr>
          <w:ilvl w:val="0"/>
          <w:numId w:val="1"/>
        </w:numPr>
        <w:spacing w:before="0" w:after="80"/>
        <w:rPr/>
      </w:pPr>
      <w:del w:id="72" w:author="Claude" w:date="2026-09-27T12:00:00Z">
        <w:r>
          <w:rPr/>
          <w:delText>OCI_</w:delText>
        </w:r>
      </w:del>
      <w:r>
        <w:rPr/>
        <w:t xml:space="preserve">Insert_Execute_Module.c / </w:t>
      </w:r>
      <w:del w:id="73" w:author="Claude" w:date="2026-09-27T12:00:00Z">
        <w:r>
          <w:rPr/>
          <w:delText>OCI_</w:delText>
        </w:r>
      </w:del>
      <w:r>
        <w:rPr/>
        <w:t xml:space="preserve">Execute_Query_Batch_Module.c – the real template for Section 6.8's metrics wiring, and (for </w:t>
      </w:r>
      <w:del w:id="74" w:author="Claude" w:date="2026-09-27T12:00:00Z">
        <w:r>
          <w:rPr/>
          <w:delText>OCI_</w:delText>
        </w:r>
      </w:del>
      <w:r>
        <w:rPr/>
        <w:t>Update_Execute_Module.c specifically) the private-struct-mirroring convention discussed in Section 13.2.</w:t>
      </w:r>
    </w:p>
    <w:p>
      <w:pPr>
        <w:pStyle w:val="ListParagraph"/>
        <w:numPr>
          <w:ilvl w:val="0"/>
          <w:numId w:val="1"/>
        </w:numPr>
        <w:spacing w:before="0" w:after="80"/>
        <w:rPr/>
      </w:pPr>
      <w:del w:id="75" w:author="Claude" w:date="2026-09-27T12:00:00Z">
        <w:r>
          <w:rPr/>
          <w:delText>OCI_</w:delText>
        </w:r>
      </w:del>
      <w:r>
        <w:rPr/>
        <w:t>Table_Metadata_Module.c – the raw-OCI-call convention this module's own APP_USER/AUTH_SOURCE lookups follow (Section 10).</w:t>
      </w:r>
    </w:p>
    <w:p>
      <w:pPr>
        <w:pStyle w:val="ListParagraph"/>
        <w:numPr>
          <w:ilvl w:val="0"/>
          <w:numId w:val="1"/>
        </w:numPr>
        <w:spacing w:before="0" w:after="80"/>
        <w:rPr/>
      </w:pPr>
      <w:del w:id="76" w:author="Claude" w:date="2026-09-27T12:00:00Z">
        <w:r>
          <w:rPr/>
          <w:delText>OCI_</w:delText>
        </w:r>
      </w:del>
      <w:r>
        <w:rPr/>
        <w:t xml:space="preserve">Request_Response_Types.h / </w:t>
      </w:r>
      <w:del w:id="77" w:author="Claude" w:date="2026-09-27T12:00:00Z">
        <w:r>
          <w:rPr/>
          <w:delText>OCI_</w:delText>
        </w:r>
      </w:del>
      <w:r>
        <w:rPr/>
        <w:t xml:space="preserve">Level1_Parser.c / </w:t>
      </w:r>
      <w:del w:id="78" w:author="Claude" w:date="2026-09-27T12:00:00Z">
        <w:r>
          <w:rPr/>
          <w:delText>OCI_</w:delText>
        </w:r>
      </w:del>
      <w:r>
        <w:rPr/>
        <w:t>Level2_Parser.c / dispatcher.c – operation_type_t, input_c_operation_t, and the per-type dispatch/validation chains extended in Section 6.</w:t>
      </w:r>
    </w:p>
    <w:p>
      <w:pPr>
        <w:pStyle w:val="ListParagraph"/>
        <w:numPr>
          <w:ilvl w:val="0"/>
          <w:numId w:val="1"/>
        </w:numPr>
        <w:spacing w:before="0" w:after="80"/>
        <w:rPr/>
      </w:pPr>
      <w:r>
        <w:rPr/>
        <w:t xml:space="preserve">ctx_utils.c (copy_shared_ctx_fields) and </w:t>
      </w:r>
      <w:del w:id="79" w:author="Claude" w:date="2026-09-27T12:00:00Z">
        <w:r>
          <w:rPr/>
          <w:delText>OCI_</w:delText>
        </w:r>
      </w:del>
      <w:r>
        <w:rPr/>
        <w:t>Unit_Test_Module.c (its own per-worker context setup) – both fixed for authz_cache propagation, Section 13.3.</w:t>
      </w:r>
    </w:p>
    <w:p>
      <w:pPr>
        <w:pStyle w:val="ListParagraph"/>
        <w:numPr>
          <w:ilvl w:val="0"/>
          <w:numId w:val="1"/>
        </w:numPr>
        <w:spacing w:before="0" w:after="80"/>
        <w:rPr/>
      </w:pPr>
      <w:r>
        <w:rPr/>
        <w:t>metrics.h / metrics.c / metrics_writer.c – CSV and DB output paths, both updated in Section 6.8; the manually-synchronized header/format-string/bind-position risk documented there.</w:t>
      </w:r>
    </w:p>
    <w:p>
      <w:pPr>
        <w:pStyle w:val="ListParagraph"/>
        <w:numPr>
          <w:ilvl w:val="0"/>
          <w:numId w:val="1"/>
        </w:numPr>
        <w:spacing w:before="0" w:after="80"/>
        <w:rPr/>
      </w:pPr>
      <w:r>
        <w:rPr/>
        <w:t>HTTP_Consumer_Design_Specification.docx – confirms HTTP Consumer complete; the consumer these operations are proven working through (Stage 6, Section 8).</w:t>
      </w:r>
    </w:p>
    <w:p>
      <w:pPr>
        <w:pStyle w:val="ListParagraph"/>
        <w:numPr>
          <w:ilvl w:val="0"/>
          <w:numId w:val="1"/>
        </w:numPr>
        <w:spacing w:before="0" w:after="80"/>
        <w:rPr/>
      </w:pPr>
      <w:r>
        <w:rPr/>
        <w:t>Data_Manager_Request_Definitions_v1_3.docx – envelope and per-operation format conventions followed in Section 8; still requires its own companion update to formally list AUTHENTICATE and CHECK_PERMISSION - deliberately held until this document was complete, now the next real piece of work.</w:t>
      </w:r>
    </w:p>
    <w:p>
      <w:pPr>
        <w:pStyle w:val="ListParagraph"/>
        <w:numPr>
          <w:ilvl w:val="0"/>
          <w:numId w:val="1"/>
        </w:numPr>
        <w:spacing w:before="0" w:after="80"/>
        <w:rPr/>
      </w:pPr>
      <w:r>
        <w:rPr/>
        <w:t>Seed_Auth_Test_Users.txt / Seed_LDAP_Test_Source.txt / Seed_Authz_Test_Data.txt – test data for Stages 2/3/5 respectively.</w:t>
      </w:r>
    </w:p>
    <w:p>
      <w:pPr>
        <w:pStyle w:val="ListParagraph"/>
        <w:numPr>
          <w:ilvl w:val="0"/>
          <w:numId w:val="1"/>
        </w:numPr>
        <w:spacing w:before="0" w:after="80"/>
        <w:rPr/>
      </w:pPr>
      <w:r>
        <w:rPr/>
        <w:t>test_check_permission.sh – the only reliable end-to-end test of CHECK_PERMISSION's ALLOWED path (Section 13.4).</w:t>
      </w:r>
    </w:p>
    <w:p>
      <w:pPr>
        <w:pStyle w:val="ListParagraph"/>
        <w:numPr>
          <w:ilvl w:val="0"/>
          <w:numId w:val="1"/>
        </w:numPr>
        <w:spacing w:before="0" w:after="80"/>
        <w:rPr/>
      </w:pPr>
      <w:r>
        <w:rPr/>
        <w:t>Original informal proposal, 2026-08-26 – source notes for this specification.</w:t>
      </w:r>
    </w:p>
    <w:p>
      <w:pPr>
        <w:pStyle w:val="Heading1"/>
        <w:spacing w:before="320" w:after="160"/>
        <w:rPr>
          <w:ins w:id="81" w:author="Claude" w:date="2026-09-27T12:00:00Z"/>
        </w:rPr>
      </w:pPr>
      <w:ins w:id="80" w:author="Claude" w:date="2026-09-27T12:00:00Z">
        <w:r>
          <w:rPr/>
          <w:t>15. Appendix - File Name Mapping (2026-09-27)</w:t>
        </w:r>
      </w:ins>
    </w:p>
    <w:p>
      <w:pPr>
        <w:pStyle w:val="Normal"/>
        <w:spacing w:before="0" w:after="240"/>
        <w:rPr/>
      </w:pPr>
      <w:ins w:id="82" w:author="Claude" w:date="2026-09-27T12:00:00Z">
        <w:r>
          <w:rPr/>
          <w:t>Every file this document refers to that was renamed on 2026-09-27, as part of the DataSol_Gateway rename. The references above already use the new names; this table exists so older logs, commit messages and archived copies of this document can still be matched up.</w:t>
        </w:r>
      </w:ins>
    </w:p>
    <w:tbl>
      <w:tblPr>
        <w:tblW w:w="9360" w:type="dxa"/>
        <w:jc w:val="left"/>
        <w:tblInd w:w="0" w:type="dxa"/>
        <w:tblLayout w:type="fixed"/>
        <w:tblCellMar>
          <w:top w:w="0" w:type="dxa"/>
          <w:left w:w="108" w:type="dxa"/>
          <w:bottom w:w="0" w:type="dxa"/>
          <w:right w:w="108" w:type="dxa"/>
        </w:tblCellMar>
      </w:tblPr>
      <w:tblGrid>
        <w:gridCol w:w="4680"/>
        <w:gridCol w:w="4679"/>
      </w:tblGrid>
      <w:tr>
        <w:trPr>
          <w:ins w:id="83" w:author="Claude" w:date="2026-09-27T12:00:00Z"/>
        </w:trPr>
        <w:tc>
          <w:tcPr>
            <w:tcW w:w="4680" w:type="dxa"/>
            <w:tcBorders>
              <w:top w:val="single" w:sz="4" w:space="0" w:color="000000"/>
              <w:left w:val="single" w:sz="4" w:space="0" w:color="000000"/>
              <w:bottom w:val="single" w:sz="4" w:space="0" w:color="000000"/>
              <w:right w:val="single" w:sz="4" w:space="0" w:color="000000"/>
            </w:tcBorders>
            <w:shd w:fill="DCE6F1" w:val="clear"/>
          </w:tcPr>
          <w:p>
            <w:pPr>
              <w:pStyle w:val="Normal"/>
              <w:rPr/>
            </w:pPr>
            <w:ins w:id="84" w:author="Claude" w:date="2026-09-27T12:00:00Z">
              <w:r>
                <w:rPr>
                  <w:b/>
                  <w:bCs/>
                  <w:i w:val="false"/>
                  <w:iCs w:val="false"/>
                </w:rPr>
                <w:t>Before (to 2026-09-24)</w:t>
              </w:r>
            </w:ins>
          </w:p>
        </w:tc>
        <w:tc>
          <w:tcPr>
            <w:tcW w:w="4679" w:type="dxa"/>
            <w:tcBorders>
              <w:top w:val="single" w:sz="4" w:space="0" w:color="000000"/>
              <w:left w:val="single" w:sz="4" w:space="0" w:color="000000"/>
              <w:bottom w:val="single" w:sz="4" w:space="0" w:color="000000"/>
              <w:right w:val="single" w:sz="4" w:space="0" w:color="000000"/>
            </w:tcBorders>
            <w:shd w:fill="DCE6F1" w:val="clear"/>
          </w:tcPr>
          <w:p>
            <w:pPr>
              <w:pStyle w:val="Normal"/>
              <w:rPr/>
            </w:pPr>
            <w:ins w:id="85" w:author="Claude" w:date="2026-09-27T12:00:00Z">
              <w:r>
                <w:rPr>
                  <w:b/>
                  <w:bCs/>
                  <w:i w:val="false"/>
                  <w:iCs w:val="false"/>
                </w:rPr>
                <w:t>After (from 2026-09-27)</w:t>
              </w:r>
            </w:ins>
          </w:p>
        </w:tc>
      </w:tr>
      <w:tr>
        <w:trPr>
          <w:ins w:id="86" w:author="Claude" w:date="2026-09-27T12:00:00Z"/>
        </w:trPr>
        <w:tc>
          <w:tcPr>
            <w:tcW w:w="4680" w:type="dxa"/>
            <w:tcBorders>
              <w:top w:val="single" w:sz="4" w:space="0" w:color="000000"/>
              <w:left w:val="single" w:sz="4" w:space="0" w:color="000000"/>
              <w:bottom w:val="single" w:sz="4" w:space="0" w:color="000000"/>
              <w:right w:val="single" w:sz="4" w:space="0" w:color="000000"/>
            </w:tcBorders>
          </w:tcPr>
          <w:p>
            <w:pPr>
              <w:pStyle w:val="Normal"/>
              <w:rPr/>
            </w:pPr>
            <w:ins w:id="87" w:author="Claude" w:date="2026-09-27T12:00:00Z">
              <w:r>
                <w:rPr>
                  <w:rFonts w:eastAsia="Consolas" w:cs="Consolas" w:ascii="Consolas" w:hAnsi="Consolas"/>
                  <w:b w:val="false"/>
                  <w:bCs w:val="false"/>
                  <w:i w:val="false"/>
                  <w:iCs w:val="false"/>
                  <w:sz w:val="18"/>
                  <w:szCs w:val="18"/>
                </w:rPr>
                <w:t>OCI_Audit_Trail_Manager.c / .h</w:t>
              </w:r>
            </w:ins>
          </w:p>
        </w:tc>
        <w:tc>
          <w:tcPr>
            <w:tcW w:w="4679" w:type="dxa"/>
            <w:tcBorders>
              <w:top w:val="single" w:sz="4" w:space="0" w:color="000000"/>
              <w:left w:val="single" w:sz="4" w:space="0" w:color="000000"/>
              <w:bottom w:val="single" w:sz="4" w:space="0" w:color="000000"/>
              <w:right w:val="single" w:sz="4" w:space="0" w:color="000000"/>
            </w:tcBorders>
          </w:tcPr>
          <w:p>
            <w:pPr>
              <w:pStyle w:val="Normal"/>
              <w:rPr/>
            </w:pPr>
            <w:ins w:id="88" w:author="Claude" w:date="2026-09-27T12:00:00Z">
              <w:r>
                <w:rPr>
                  <w:rFonts w:eastAsia="Consolas" w:cs="Consolas" w:ascii="Consolas" w:hAnsi="Consolas"/>
                  <w:b w:val="false"/>
                  <w:bCs w:val="false"/>
                  <w:i w:val="false"/>
                  <w:iCs w:val="false"/>
                  <w:sz w:val="18"/>
                  <w:szCs w:val="18"/>
                </w:rPr>
                <w:t>Audit_Trail_Manager.c / .h</w:t>
              </w:r>
            </w:ins>
          </w:p>
        </w:tc>
      </w:tr>
      <w:tr>
        <w:trPr>
          <w:ins w:id="89" w:author="Claude" w:date="2026-09-27T12:00:00Z"/>
        </w:trPr>
        <w:tc>
          <w:tcPr>
            <w:tcW w:w="4680" w:type="dxa"/>
            <w:tcBorders>
              <w:top w:val="single" w:sz="4" w:space="0" w:color="000000"/>
              <w:left w:val="single" w:sz="4" w:space="0" w:color="000000"/>
              <w:bottom w:val="single" w:sz="4" w:space="0" w:color="000000"/>
              <w:right w:val="single" w:sz="4" w:space="0" w:color="000000"/>
            </w:tcBorders>
          </w:tcPr>
          <w:p>
            <w:pPr>
              <w:pStyle w:val="Normal"/>
              <w:rPr/>
            </w:pPr>
            <w:ins w:id="90" w:author="Claude" w:date="2026-09-27T12:00:00Z">
              <w:r>
                <w:rPr>
                  <w:rFonts w:eastAsia="Consolas" w:cs="Consolas" w:ascii="Consolas" w:hAnsi="Consolas"/>
                  <w:b w:val="false"/>
                  <w:bCs w:val="false"/>
                  <w:i w:val="false"/>
                  <w:iCs w:val="false"/>
                  <w:sz w:val="18"/>
                  <w:szCs w:val="18"/>
                </w:rPr>
                <w:t>OCI_Auth_Manager.c / .h</w:t>
              </w:r>
            </w:ins>
          </w:p>
        </w:tc>
        <w:tc>
          <w:tcPr>
            <w:tcW w:w="4679" w:type="dxa"/>
            <w:tcBorders>
              <w:top w:val="single" w:sz="4" w:space="0" w:color="000000"/>
              <w:left w:val="single" w:sz="4" w:space="0" w:color="000000"/>
              <w:bottom w:val="single" w:sz="4" w:space="0" w:color="000000"/>
              <w:right w:val="single" w:sz="4" w:space="0" w:color="000000"/>
            </w:tcBorders>
          </w:tcPr>
          <w:p>
            <w:pPr>
              <w:pStyle w:val="Normal"/>
              <w:rPr/>
            </w:pPr>
            <w:ins w:id="91" w:author="Claude" w:date="2026-09-27T12:00:00Z">
              <w:r>
                <w:rPr>
                  <w:rFonts w:eastAsia="Consolas" w:cs="Consolas" w:ascii="Consolas" w:hAnsi="Consolas"/>
                  <w:b w:val="false"/>
                  <w:bCs w:val="false"/>
                  <w:i w:val="false"/>
                  <w:iCs w:val="false"/>
                  <w:sz w:val="18"/>
                  <w:szCs w:val="18"/>
                </w:rPr>
                <w:t>Auth_Manager.c / .h</w:t>
              </w:r>
            </w:ins>
          </w:p>
        </w:tc>
      </w:tr>
      <w:tr>
        <w:trPr>
          <w:ins w:id="92" w:author="Claude" w:date="2026-09-27T12:00:00Z"/>
        </w:trPr>
        <w:tc>
          <w:tcPr>
            <w:tcW w:w="4680" w:type="dxa"/>
            <w:tcBorders>
              <w:top w:val="single" w:sz="4" w:space="0" w:color="000000"/>
              <w:left w:val="single" w:sz="4" w:space="0" w:color="000000"/>
              <w:bottom w:val="single" w:sz="4" w:space="0" w:color="000000"/>
              <w:right w:val="single" w:sz="4" w:space="0" w:color="000000"/>
            </w:tcBorders>
          </w:tcPr>
          <w:p>
            <w:pPr>
              <w:pStyle w:val="Normal"/>
              <w:rPr/>
            </w:pPr>
            <w:ins w:id="93" w:author="Claude" w:date="2026-09-27T12:00:00Z">
              <w:r>
                <w:rPr>
                  <w:rFonts w:eastAsia="Consolas" w:cs="Consolas" w:ascii="Consolas" w:hAnsi="Consolas"/>
                  <w:b w:val="false"/>
                  <w:bCs w:val="false"/>
                  <w:i w:val="false"/>
                  <w:iCs w:val="false"/>
                  <w:sz w:val="18"/>
                  <w:szCs w:val="18"/>
                </w:rPr>
                <w:t>OCI_Authz_Manager.c / .h</w:t>
              </w:r>
            </w:ins>
          </w:p>
        </w:tc>
        <w:tc>
          <w:tcPr>
            <w:tcW w:w="4679" w:type="dxa"/>
            <w:tcBorders>
              <w:top w:val="single" w:sz="4" w:space="0" w:color="000000"/>
              <w:left w:val="single" w:sz="4" w:space="0" w:color="000000"/>
              <w:bottom w:val="single" w:sz="4" w:space="0" w:color="000000"/>
              <w:right w:val="single" w:sz="4" w:space="0" w:color="000000"/>
            </w:tcBorders>
          </w:tcPr>
          <w:p>
            <w:pPr>
              <w:pStyle w:val="Normal"/>
              <w:rPr/>
            </w:pPr>
            <w:ins w:id="94" w:author="Claude" w:date="2026-09-27T12:00:00Z">
              <w:r>
                <w:rPr>
                  <w:rFonts w:eastAsia="Consolas" w:cs="Consolas" w:ascii="Consolas" w:hAnsi="Consolas"/>
                  <w:b w:val="false"/>
                  <w:bCs w:val="false"/>
                  <w:i w:val="false"/>
                  <w:iCs w:val="false"/>
                  <w:sz w:val="18"/>
                  <w:szCs w:val="18"/>
                </w:rPr>
                <w:t>Authz_Manager.c / .h</w:t>
              </w:r>
            </w:ins>
          </w:p>
        </w:tc>
      </w:tr>
      <w:tr>
        <w:trPr>
          <w:ins w:id="95" w:author="Claude" w:date="2026-09-27T12:00:00Z"/>
        </w:trPr>
        <w:tc>
          <w:tcPr>
            <w:tcW w:w="4680" w:type="dxa"/>
            <w:tcBorders>
              <w:top w:val="single" w:sz="4" w:space="0" w:color="000000"/>
              <w:left w:val="single" w:sz="4" w:space="0" w:color="000000"/>
              <w:bottom w:val="single" w:sz="4" w:space="0" w:color="000000"/>
              <w:right w:val="single" w:sz="4" w:space="0" w:color="000000"/>
            </w:tcBorders>
          </w:tcPr>
          <w:p>
            <w:pPr>
              <w:pStyle w:val="Normal"/>
              <w:rPr/>
            </w:pPr>
            <w:ins w:id="96" w:author="Claude" w:date="2026-09-27T12:00:00Z">
              <w:r>
                <w:rPr>
                  <w:rFonts w:eastAsia="Consolas" w:cs="Consolas" w:ascii="Consolas" w:hAnsi="Consolas"/>
                  <w:b w:val="false"/>
                  <w:bCs w:val="false"/>
                  <w:i w:val="false"/>
                  <w:iCs w:val="false"/>
                  <w:sz w:val="18"/>
                  <w:szCs w:val="18"/>
                </w:rPr>
                <w:t>oci_cache.c / .h</w:t>
              </w:r>
            </w:ins>
          </w:p>
        </w:tc>
        <w:tc>
          <w:tcPr>
            <w:tcW w:w="4679" w:type="dxa"/>
            <w:tcBorders>
              <w:top w:val="single" w:sz="4" w:space="0" w:color="000000"/>
              <w:left w:val="single" w:sz="4" w:space="0" w:color="000000"/>
              <w:bottom w:val="single" w:sz="4" w:space="0" w:color="000000"/>
              <w:right w:val="single" w:sz="4" w:space="0" w:color="000000"/>
            </w:tcBorders>
          </w:tcPr>
          <w:p>
            <w:pPr>
              <w:pStyle w:val="Normal"/>
              <w:rPr/>
            </w:pPr>
            <w:ins w:id="97" w:author="Claude" w:date="2026-09-27T12:00:00Z">
              <w:r>
                <w:rPr>
                  <w:rFonts w:eastAsia="Consolas" w:cs="Consolas" w:ascii="Consolas" w:hAnsi="Consolas"/>
                  <w:b w:val="false"/>
                  <w:bCs w:val="false"/>
                  <w:i w:val="false"/>
                  <w:iCs w:val="false"/>
                  <w:sz w:val="18"/>
                  <w:szCs w:val="18"/>
                </w:rPr>
                <w:t>cache.c / .h</w:t>
              </w:r>
            </w:ins>
          </w:p>
        </w:tc>
      </w:tr>
      <w:tr>
        <w:trPr>
          <w:ins w:id="98" w:author="Claude" w:date="2026-09-27T12:00:00Z"/>
        </w:trPr>
        <w:tc>
          <w:tcPr>
            <w:tcW w:w="4680" w:type="dxa"/>
            <w:tcBorders>
              <w:top w:val="single" w:sz="4" w:space="0" w:color="000000"/>
              <w:left w:val="single" w:sz="4" w:space="0" w:color="000000"/>
              <w:bottom w:val="single" w:sz="4" w:space="0" w:color="000000"/>
              <w:right w:val="single" w:sz="4" w:space="0" w:color="000000"/>
            </w:tcBorders>
          </w:tcPr>
          <w:p>
            <w:pPr>
              <w:pStyle w:val="Normal"/>
              <w:rPr/>
            </w:pPr>
            <w:ins w:id="99" w:author="Claude" w:date="2026-09-27T12:00:00Z">
              <w:r>
                <w:rPr>
                  <w:rFonts w:eastAsia="Consolas" w:cs="Consolas" w:ascii="Consolas" w:hAnsi="Consolas"/>
                  <w:b w:val="false"/>
                  <w:bCs w:val="false"/>
                  <w:i w:val="false"/>
                  <w:iCs w:val="false"/>
                  <w:sz w:val="18"/>
                  <w:szCs w:val="18"/>
                </w:rPr>
                <w:t>OCI_Execute_Query_Batch_Module.c / .h</w:t>
              </w:r>
            </w:ins>
          </w:p>
        </w:tc>
        <w:tc>
          <w:tcPr>
            <w:tcW w:w="4679" w:type="dxa"/>
            <w:tcBorders>
              <w:top w:val="single" w:sz="4" w:space="0" w:color="000000"/>
              <w:left w:val="single" w:sz="4" w:space="0" w:color="000000"/>
              <w:bottom w:val="single" w:sz="4" w:space="0" w:color="000000"/>
              <w:right w:val="single" w:sz="4" w:space="0" w:color="000000"/>
            </w:tcBorders>
          </w:tcPr>
          <w:p>
            <w:pPr>
              <w:pStyle w:val="Normal"/>
              <w:rPr/>
            </w:pPr>
            <w:ins w:id="100" w:author="Claude" w:date="2026-09-27T12:00:00Z">
              <w:r>
                <w:rPr>
                  <w:rFonts w:eastAsia="Consolas" w:cs="Consolas" w:ascii="Consolas" w:hAnsi="Consolas"/>
                  <w:b w:val="false"/>
                  <w:bCs w:val="false"/>
                  <w:i w:val="false"/>
                  <w:iCs w:val="false"/>
                  <w:sz w:val="18"/>
                  <w:szCs w:val="18"/>
                </w:rPr>
                <w:t>Execute_Query_Batch_Module.c / .h</w:t>
              </w:r>
            </w:ins>
          </w:p>
        </w:tc>
      </w:tr>
      <w:tr>
        <w:trPr>
          <w:ins w:id="101" w:author="Claude" w:date="2026-09-27T12:00:00Z"/>
        </w:trPr>
        <w:tc>
          <w:tcPr>
            <w:tcW w:w="4680" w:type="dxa"/>
            <w:tcBorders>
              <w:top w:val="single" w:sz="4" w:space="0" w:color="000000"/>
              <w:left w:val="single" w:sz="4" w:space="0" w:color="000000"/>
              <w:bottom w:val="single" w:sz="4" w:space="0" w:color="000000"/>
              <w:right w:val="single" w:sz="4" w:space="0" w:color="000000"/>
            </w:tcBorders>
          </w:tcPr>
          <w:p>
            <w:pPr>
              <w:pStyle w:val="Normal"/>
              <w:rPr/>
            </w:pPr>
            <w:ins w:id="102" w:author="Claude" w:date="2026-09-27T12:00:00Z">
              <w:r>
                <w:rPr>
                  <w:rFonts w:eastAsia="Consolas" w:cs="Consolas" w:ascii="Consolas" w:hAnsi="Consolas"/>
                  <w:b w:val="false"/>
                  <w:bCs w:val="false"/>
                  <w:i w:val="false"/>
                  <w:iCs w:val="false"/>
                  <w:sz w:val="18"/>
                  <w:szCs w:val="18"/>
                </w:rPr>
                <w:t>OCI_Insert_Execute_Module.c / .h</w:t>
              </w:r>
            </w:ins>
          </w:p>
        </w:tc>
        <w:tc>
          <w:tcPr>
            <w:tcW w:w="4679" w:type="dxa"/>
            <w:tcBorders>
              <w:top w:val="single" w:sz="4" w:space="0" w:color="000000"/>
              <w:left w:val="single" w:sz="4" w:space="0" w:color="000000"/>
              <w:bottom w:val="single" w:sz="4" w:space="0" w:color="000000"/>
              <w:right w:val="single" w:sz="4" w:space="0" w:color="000000"/>
            </w:tcBorders>
          </w:tcPr>
          <w:p>
            <w:pPr>
              <w:pStyle w:val="Normal"/>
              <w:rPr/>
            </w:pPr>
            <w:ins w:id="103" w:author="Claude" w:date="2026-09-27T12:00:00Z">
              <w:r>
                <w:rPr>
                  <w:rFonts w:eastAsia="Consolas" w:cs="Consolas" w:ascii="Consolas" w:hAnsi="Consolas"/>
                  <w:b w:val="false"/>
                  <w:bCs w:val="false"/>
                  <w:i w:val="false"/>
                  <w:iCs w:val="false"/>
                  <w:sz w:val="18"/>
                  <w:szCs w:val="18"/>
                </w:rPr>
                <w:t>Insert_Execute_Module.c / .h</w:t>
              </w:r>
            </w:ins>
          </w:p>
        </w:tc>
      </w:tr>
      <w:tr>
        <w:trPr>
          <w:ins w:id="104" w:author="Claude" w:date="2026-09-27T12:00:00Z"/>
        </w:trPr>
        <w:tc>
          <w:tcPr>
            <w:tcW w:w="4680" w:type="dxa"/>
            <w:tcBorders>
              <w:top w:val="single" w:sz="4" w:space="0" w:color="000000"/>
              <w:left w:val="single" w:sz="4" w:space="0" w:color="000000"/>
              <w:bottom w:val="single" w:sz="4" w:space="0" w:color="000000"/>
              <w:right w:val="single" w:sz="4" w:space="0" w:color="000000"/>
            </w:tcBorders>
          </w:tcPr>
          <w:p>
            <w:pPr>
              <w:pStyle w:val="Normal"/>
              <w:rPr/>
            </w:pPr>
            <w:ins w:id="105" w:author="Claude" w:date="2026-09-27T12:00:00Z">
              <w:r>
                <w:rPr>
                  <w:rFonts w:eastAsia="Consolas" w:cs="Consolas" w:ascii="Consolas" w:hAnsi="Consolas"/>
                  <w:b w:val="false"/>
                  <w:bCs w:val="false"/>
                  <w:i w:val="false"/>
                  <w:iCs w:val="false"/>
                  <w:sz w:val="18"/>
                  <w:szCs w:val="18"/>
                </w:rPr>
                <w:t>OCI_Level1_Parser.c / .h</w:t>
              </w:r>
            </w:ins>
          </w:p>
        </w:tc>
        <w:tc>
          <w:tcPr>
            <w:tcW w:w="4679" w:type="dxa"/>
            <w:tcBorders>
              <w:top w:val="single" w:sz="4" w:space="0" w:color="000000"/>
              <w:left w:val="single" w:sz="4" w:space="0" w:color="000000"/>
              <w:bottom w:val="single" w:sz="4" w:space="0" w:color="000000"/>
              <w:right w:val="single" w:sz="4" w:space="0" w:color="000000"/>
            </w:tcBorders>
          </w:tcPr>
          <w:p>
            <w:pPr>
              <w:pStyle w:val="Normal"/>
              <w:rPr/>
            </w:pPr>
            <w:ins w:id="106" w:author="Claude" w:date="2026-09-27T12:00:00Z">
              <w:r>
                <w:rPr>
                  <w:rFonts w:eastAsia="Consolas" w:cs="Consolas" w:ascii="Consolas" w:hAnsi="Consolas"/>
                  <w:b w:val="false"/>
                  <w:bCs w:val="false"/>
                  <w:i w:val="false"/>
                  <w:iCs w:val="false"/>
                  <w:sz w:val="18"/>
                  <w:szCs w:val="18"/>
                </w:rPr>
                <w:t>Level1_Parser.c / .h</w:t>
              </w:r>
            </w:ins>
          </w:p>
        </w:tc>
      </w:tr>
      <w:tr>
        <w:trPr>
          <w:ins w:id="107" w:author="Claude" w:date="2026-09-27T12:00:00Z"/>
        </w:trPr>
        <w:tc>
          <w:tcPr>
            <w:tcW w:w="4680" w:type="dxa"/>
            <w:tcBorders>
              <w:top w:val="single" w:sz="4" w:space="0" w:color="000000"/>
              <w:left w:val="single" w:sz="4" w:space="0" w:color="000000"/>
              <w:bottom w:val="single" w:sz="4" w:space="0" w:color="000000"/>
              <w:right w:val="single" w:sz="4" w:space="0" w:color="000000"/>
            </w:tcBorders>
          </w:tcPr>
          <w:p>
            <w:pPr>
              <w:pStyle w:val="Normal"/>
              <w:rPr/>
            </w:pPr>
            <w:ins w:id="108" w:author="Claude" w:date="2026-09-27T12:00:00Z">
              <w:r>
                <w:rPr>
                  <w:rFonts w:eastAsia="Consolas" w:cs="Consolas" w:ascii="Consolas" w:hAnsi="Consolas"/>
                  <w:b w:val="false"/>
                  <w:bCs w:val="false"/>
                  <w:i w:val="false"/>
                  <w:iCs w:val="false"/>
                  <w:sz w:val="18"/>
                  <w:szCs w:val="18"/>
                </w:rPr>
                <w:t>OCI_Level2_Parser.c / .h</w:t>
              </w:r>
            </w:ins>
          </w:p>
        </w:tc>
        <w:tc>
          <w:tcPr>
            <w:tcW w:w="4679" w:type="dxa"/>
            <w:tcBorders>
              <w:top w:val="single" w:sz="4" w:space="0" w:color="000000"/>
              <w:left w:val="single" w:sz="4" w:space="0" w:color="000000"/>
              <w:bottom w:val="single" w:sz="4" w:space="0" w:color="000000"/>
              <w:right w:val="single" w:sz="4" w:space="0" w:color="000000"/>
            </w:tcBorders>
          </w:tcPr>
          <w:p>
            <w:pPr>
              <w:pStyle w:val="Normal"/>
              <w:rPr/>
            </w:pPr>
            <w:ins w:id="109" w:author="Claude" w:date="2026-09-27T12:00:00Z">
              <w:r>
                <w:rPr>
                  <w:rFonts w:eastAsia="Consolas" w:cs="Consolas" w:ascii="Consolas" w:hAnsi="Consolas"/>
                  <w:b w:val="false"/>
                  <w:bCs w:val="false"/>
                  <w:i w:val="false"/>
                  <w:iCs w:val="false"/>
                  <w:sz w:val="18"/>
                  <w:szCs w:val="18"/>
                </w:rPr>
                <w:t>Level2_Parser.c / .h</w:t>
              </w:r>
            </w:ins>
          </w:p>
        </w:tc>
      </w:tr>
      <w:tr>
        <w:trPr>
          <w:ins w:id="110" w:author="Claude" w:date="2026-09-27T12:00:00Z"/>
        </w:trPr>
        <w:tc>
          <w:tcPr>
            <w:tcW w:w="4680" w:type="dxa"/>
            <w:tcBorders>
              <w:top w:val="single" w:sz="4" w:space="0" w:color="000000"/>
              <w:left w:val="single" w:sz="4" w:space="0" w:color="000000"/>
              <w:bottom w:val="single" w:sz="4" w:space="0" w:color="000000"/>
              <w:right w:val="single" w:sz="4" w:space="0" w:color="000000"/>
            </w:tcBorders>
          </w:tcPr>
          <w:p>
            <w:pPr>
              <w:pStyle w:val="Normal"/>
              <w:rPr/>
            </w:pPr>
            <w:ins w:id="111" w:author="Claude" w:date="2026-09-27T12:00:00Z">
              <w:r>
                <w:rPr>
                  <w:rFonts w:eastAsia="Consolas" w:cs="Consolas" w:ascii="Consolas" w:hAnsi="Consolas"/>
                  <w:b w:val="false"/>
                  <w:bCs w:val="false"/>
                  <w:i w:val="false"/>
                  <w:iCs w:val="false"/>
                  <w:sz w:val="18"/>
                  <w:szCs w:val="18"/>
                </w:rPr>
                <w:t>OCI_Request_Response_Types.h</w:t>
              </w:r>
            </w:ins>
          </w:p>
        </w:tc>
        <w:tc>
          <w:tcPr>
            <w:tcW w:w="4679" w:type="dxa"/>
            <w:tcBorders>
              <w:top w:val="single" w:sz="4" w:space="0" w:color="000000"/>
              <w:left w:val="single" w:sz="4" w:space="0" w:color="000000"/>
              <w:bottom w:val="single" w:sz="4" w:space="0" w:color="000000"/>
              <w:right w:val="single" w:sz="4" w:space="0" w:color="000000"/>
            </w:tcBorders>
          </w:tcPr>
          <w:p>
            <w:pPr>
              <w:pStyle w:val="Normal"/>
              <w:rPr/>
            </w:pPr>
            <w:ins w:id="112" w:author="Claude" w:date="2026-09-27T12:00:00Z">
              <w:r>
                <w:rPr>
                  <w:rFonts w:eastAsia="Consolas" w:cs="Consolas" w:ascii="Consolas" w:hAnsi="Consolas"/>
                  <w:b w:val="false"/>
                  <w:bCs w:val="false"/>
                  <w:i w:val="false"/>
                  <w:iCs w:val="false"/>
                  <w:sz w:val="18"/>
                  <w:szCs w:val="18"/>
                </w:rPr>
                <w:t>Request_Response_Types.h</w:t>
              </w:r>
            </w:ins>
          </w:p>
        </w:tc>
      </w:tr>
      <w:tr>
        <w:trPr>
          <w:ins w:id="113" w:author="Claude" w:date="2026-09-27T12:00:00Z"/>
        </w:trPr>
        <w:tc>
          <w:tcPr>
            <w:tcW w:w="4680" w:type="dxa"/>
            <w:tcBorders>
              <w:top w:val="single" w:sz="4" w:space="0" w:color="000000"/>
              <w:left w:val="single" w:sz="4" w:space="0" w:color="000000"/>
              <w:bottom w:val="single" w:sz="4" w:space="0" w:color="000000"/>
              <w:right w:val="single" w:sz="4" w:space="0" w:color="000000"/>
            </w:tcBorders>
          </w:tcPr>
          <w:p>
            <w:pPr>
              <w:pStyle w:val="Normal"/>
              <w:rPr/>
            </w:pPr>
            <w:ins w:id="114" w:author="Claude" w:date="2026-09-27T12:00:00Z">
              <w:r>
                <w:rPr>
                  <w:rFonts w:eastAsia="Consolas" w:cs="Consolas" w:ascii="Consolas" w:hAnsi="Consolas"/>
                  <w:b w:val="false"/>
                  <w:bCs w:val="false"/>
                  <w:i w:val="false"/>
                  <w:iCs w:val="false"/>
                  <w:sz w:val="18"/>
                  <w:szCs w:val="18"/>
                </w:rPr>
                <w:t>OCI_Session_Manager.c / .h</w:t>
              </w:r>
            </w:ins>
          </w:p>
        </w:tc>
        <w:tc>
          <w:tcPr>
            <w:tcW w:w="4679" w:type="dxa"/>
            <w:tcBorders>
              <w:top w:val="single" w:sz="4" w:space="0" w:color="000000"/>
              <w:left w:val="single" w:sz="4" w:space="0" w:color="000000"/>
              <w:bottom w:val="single" w:sz="4" w:space="0" w:color="000000"/>
              <w:right w:val="single" w:sz="4" w:space="0" w:color="000000"/>
            </w:tcBorders>
          </w:tcPr>
          <w:p>
            <w:pPr>
              <w:pStyle w:val="Normal"/>
              <w:rPr/>
            </w:pPr>
            <w:ins w:id="115" w:author="Claude" w:date="2026-09-27T12:00:00Z">
              <w:r>
                <w:rPr>
                  <w:rFonts w:eastAsia="Consolas" w:cs="Consolas" w:ascii="Consolas" w:hAnsi="Consolas"/>
                  <w:b w:val="false"/>
                  <w:bCs w:val="false"/>
                  <w:i w:val="false"/>
                  <w:iCs w:val="false"/>
                  <w:sz w:val="18"/>
                  <w:szCs w:val="18"/>
                </w:rPr>
                <w:t>Session_Manager.c / .h</w:t>
              </w:r>
            </w:ins>
          </w:p>
        </w:tc>
      </w:tr>
      <w:tr>
        <w:trPr>
          <w:ins w:id="116" w:author="Claude" w:date="2026-09-27T12:00:00Z"/>
        </w:trPr>
        <w:tc>
          <w:tcPr>
            <w:tcW w:w="4680" w:type="dxa"/>
            <w:tcBorders>
              <w:top w:val="single" w:sz="4" w:space="0" w:color="000000"/>
              <w:left w:val="single" w:sz="4" w:space="0" w:color="000000"/>
              <w:bottom w:val="single" w:sz="4" w:space="0" w:color="000000"/>
              <w:right w:val="single" w:sz="4" w:space="0" w:color="000000"/>
            </w:tcBorders>
          </w:tcPr>
          <w:p>
            <w:pPr>
              <w:pStyle w:val="Normal"/>
              <w:rPr/>
            </w:pPr>
            <w:ins w:id="117" w:author="Claude" w:date="2026-09-27T12:00:00Z">
              <w:r>
                <w:rPr>
                  <w:rFonts w:eastAsia="Consolas" w:cs="Consolas" w:ascii="Consolas" w:hAnsi="Consolas"/>
                  <w:b w:val="false"/>
                  <w:bCs w:val="false"/>
                  <w:i w:val="false"/>
                  <w:iCs w:val="false"/>
                  <w:sz w:val="18"/>
                  <w:szCs w:val="18"/>
                </w:rPr>
                <w:t>OCI_Table_Metadata_Module.c / .h</w:t>
              </w:r>
            </w:ins>
          </w:p>
        </w:tc>
        <w:tc>
          <w:tcPr>
            <w:tcW w:w="4679" w:type="dxa"/>
            <w:tcBorders>
              <w:top w:val="single" w:sz="4" w:space="0" w:color="000000"/>
              <w:left w:val="single" w:sz="4" w:space="0" w:color="000000"/>
              <w:bottom w:val="single" w:sz="4" w:space="0" w:color="000000"/>
              <w:right w:val="single" w:sz="4" w:space="0" w:color="000000"/>
            </w:tcBorders>
          </w:tcPr>
          <w:p>
            <w:pPr>
              <w:pStyle w:val="Normal"/>
              <w:rPr/>
            </w:pPr>
            <w:ins w:id="118" w:author="Claude" w:date="2026-09-27T12:00:00Z">
              <w:r>
                <w:rPr>
                  <w:rFonts w:eastAsia="Consolas" w:cs="Consolas" w:ascii="Consolas" w:hAnsi="Consolas"/>
                  <w:b w:val="false"/>
                  <w:bCs w:val="false"/>
                  <w:i w:val="false"/>
                  <w:iCs w:val="false"/>
                  <w:sz w:val="18"/>
                  <w:szCs w:val="18"/>
                </w:rPr>
                <w:t>Table_Metadata_Module.c / .h</w:t>
              </w:r>
            </w:ins>
          </w:p>
        </w:tc>
      </w:tr>
      <w:tr>
        <w:trPr>
          <w:ins w:id="119" w:author="Claude" w:date="2026-09-27T12:00:00Z"/>
        </w:trPr>
        <w:tc>
          <w:tcPr>
            <w:tcW w:w="4680" w:type="dxa"/>
            <w:tcBorders>
              <w:top w:val="single" w:sz="4" w:space="0" w:color="000000"/>
              <w:left w:val="single" w:sz="4" w:space="0" w:color="000000"/>
              <w:bottom w:val="single" w:sz="4" w:space="0" w:color="000000"/>
              <w:right w:val="single" w:sz="4" w:space="0" w:color="000000"/>
            </w:tcBorders>
          </w:tcPr>
          <w:p>
            <w:pPr>
              <w:pStyle w:val="Normal"/>
              <w:rPr/>
            </w:pPr>
            <w:ins w:id="120" w:author="Claude" w:date="2026-09-27T12:00:00Z">
              <w:r>
                <w:rPr>
                  <w:rFonts w:eastAsia="Consolas" w:cs="Consolas" w:ascii="Consolas" w:hAnsi="Consolas"/>
                  <w:b w:val="false"/>
                  <w:bCs w:val="false"/>
                  <w:i w:val="false"/>
                  <w:iCs w:val="false"/>
                  <w:sz w:val="18"/>
                  <w:szCs w:val="18"/>
                </w:rPr>
                <w:t>OCI_Unit_Test_Module.c / .h</w:t>
              </w:r>
            </w:ins>
          </w:p>
        </w:tc>
        <w:tc>
          <w:tcPr>
            <w:tcW w:w="4679" w:type="dxa"/>
            <w:tcBorders>
              <w:top w:val="single" w:sz="4" w:space="0" w:color="000000"/>
              <w:left w:val="single" w:sz="4" w:space="0" w:color="000000"/>
              <w:bottom w:val="single" w:sz="4" w:space="0" w:color="000000"/>
              <w:right w:val="single" w:sz="4" w:space="0" w:color="000000"/>
            </w:tcBorders>
          </w:tcPr>
          <w:p>
            <w:pPr>
              <w:pStyle w:val="Normal"/>
              <w:rPr/>
            </w:pPr>
            <w:ins w:id="121" w:author="Claude" w:date="2026-09-27T12:00:00Z">
              <w:r>
                <w:rPr>
                  <w:rFonts w:eastAsia="Consolas" w:cs="Consolas" w:ascii="Consolas" w:hAnsi="Consolas"/>
                  <w:b w:val="false"/>
                  <w:bCs w:val="false"/>
                  <w:i w:val="false"/>
                  <w:iCs w:val="false"/>
                  <w:sz w:val="18"/>
                  <w:szCs w:val="18"/>
                </w:rPr>
                <w:t>Unit_Test_Module.c / .h</w:t>
              </w:r>
            </w:ins>
          </w:p>
        </w:tc>
      </w:tr>
      <w:tr>
        <w:trPr>
          <w:ins w:id="122" w:author="Claude" w:date="2026-09-27T12:00:00Z"/>
        </w:trPr>
        <w:tc>
          <w:tcPr>
            <w:tcW w:w="4680" w:type="dxa"/>
            <w:tcBorders>
              <w:top w:val="single" w:sz="4" w:space="0" w:color="000000"/>
              <w:left w:val="single" w:sz="4" w:space="0" w:color="000000"/>
              <w:bottom w:val="single" w:sz="4" w:space="0" w:color="000000"/>
              <w:right w:val="single" w:sz="4" w:space="0" w:color="000000"/>
            </w:tcBorders>
          </w:tcPr>
          <w:p>
            <w:pPr>
              <w:pStyle w:val="Normal"/>
              <w:rPr/>
            </w:pPr>
            <w:ins w:id="123" w:author="Claude" w:date="2026-09-27T12:00:00Z">
              <w:r>
                <w:rPr>
                  <w:rFonts w:eastAsia="Consolas" w:cs="Consolas" w:ascii="Consolas" w:hAnsi="Consolas"/>
                  <w:b w:val="false"/>
                  <w:bCs w:val="false"/>
                  <w:i w:val="false"/>
                  <w:iCs w:val="false"/>
                  <w:sz w:val="18"/>
                  <w:szCs w:val="18"/>
                </w:rPr>
                <w:t>OCI_Update_Execute_Module.c / .h</w:t>
              </w:r>
            </w:ins>
          </w:p>
        </w:tc>
        <w:tc>
          <w:tcPr>
            <w:tcW w:w="4679" w:type="dxa"/>
            <w:tcBorders>
              <w:top w:val="single" w:sz="4" w:space="0" w:color="000000"/>
              <w:left w:val="single" w:sz="4" w:space="0" w:color="000000"/>
              <w:bottom w:val="single" w:sz="4" w:space="0" w:color="000000"/>
              <w:right w:val="single" w:sz="4" w:space="0" w:color="000000"/>
            </w:tcBorders>
          </w:tcPr>
          <w:p>
            <w:pPr>
              <w:pStyle w:val="Normal"/>
              <w:rPr/>
            </w:pPr>
            <w:ins w:id="124" w:author="Claude" w:date="2026-09-27T12:00:00Z">
              <w:r>
                <w:rPr>
                  <w:rFonts w:eastAsia="Consolas" w:cs="Consolas" w:ascii="Consolas" w:hAnsi="Consolas"/>
                  <w:b w:val="false"/>
                  <w:bCs w:val="false"/>
                  <w:i w:val="false"/>
                  <w:iCs w:val="false"/>
                  <w:sz w:val="18"/>
                  <w:szCs w:val="18"/>
                </w:rPr>
                <w:t>Update_Execute_Module.c / .h</w:t>
              </w:r>
            </w:ins>
          </w:p>
        </w:tc>
      </w:tr>
      <w:tr>
        <w:trPr>
          <w:ins w:id="125" w:author="Claude" w:date="2026-09-27T12:00:00Z"/>
        </w:trPr>
        <w:tc>
          <w:tcPr>
            <w:tcW w:w="4680" w:type="dxa"/>
            <w:tcBorders>
              <w:top w:val="single" w:sz="4" w:space="0" w:color="000000"/>
              <w:left w:val="single" w:sz="4" w:space="0" w:color="000000"/>
              <w:bottom w:val="single" w:sz="4" w:space="0" w:color="000000"/>
              <w:right w:val="single" w:sz="4" w:space="0" w:color="000000"/>
            </w:tcBorders>
          </w:tcPr>
          <w:p>
            <w:pPr>
              <w:pStyle w:val="Normal"/>
              <w:rPr/>
            </w:pPr>
            <w:ins w:id="126" w:author="Claude" w:date="2026-09-27T12:00:00Z">
              <w:r>
                <w:rPr>
                  <w:rFonts w:eastAsia="Consolas" w:cs="Consolas" w:ascii="Consolas" w:hAnsi="Consolas"/>
                  <w:b w:val="false"/>
                  <w:bCs w:val="false"/>
                  <w:i w:val="false"/>
                  <w:iCs w:val="false"/>
                  <w:sz w:val="18"/>
                  <w:szCs w:val="18"/>
                </w:rPr>
                <w:t>OCI_Wrapper (project, executable, process name)</w:t>
              </w:r>
            </w:ins>
          </w:p>
        </w:tc>
        <w:tc>
          <w:tcPr>
            <w:tcW w:w="4679" w:type="dxa"/>
            <w:tcBorders>
              <w:top w:val="single" w:sz="4" w:space="0" w:color="000000"/>
              <w:left w:val="single" w:sz="4" w:space="0" w:color="000000"/>
              <w:bottom w:val="single" w:sz="4" w:space="0" w:color="000000"/>
              <w:right w:val="single" w:sz="4" w:space="0" w:color="000000"/>
            </w:tcBorders>
          </w:tcPr>
          <w:p>
            <w:pPr>
              <w:pStyle w:val="Normal"/>
              <w:rPr/>
            </w:pPr>
            <w:ins w:id="127" w:author="Claude" w:date="2026-09-27T12:00:00Z">
              <w:r>
                <w:rPr>
                  <w:rFonts w:eastAsia="Consolas" w:cs="Consolas" w:ascii="Consolas" w:hAnsi="Consolas"/>
                  <w:b w:val="false"/>
                  <w:bCs w:val="false"/>
                  <w:i w:val="false"/>
                  <w:iCs w:val="false"/>
                  <w:sz w:val="18"/>
                  <w:szCs w:val="18"/>
                </w:rPr>
                <w:t>DataSol_Gateway</w:t>
              </w:r>
            </w:ins>
          </w:p>
        </w:tc>
      </w:tr>
    </w:tbl>
    <w:p>
      <w:pPr>
        <w:pStyle w:val="Normal"/>
        <w:spacing w:before="0" w:after="240"/>
        <w:rPr/>
      </w:pPr>
      <w:ins w:id="128" w:author="Claude" w:date="2026-09-27T12:00:00Z">
        <w:r>
          <w:rPr/>
          <w:t>Project-wide mapping, the names deliberately left unchanged, and the files that are still Oracle-specific after the rename: db_driver_Interface_and_New_Driver_Guide.docx, Section 7.</w:t>
        </w:r>
      </w:ins>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Liberation Sans">
    <w:altName w:val="Arial"/>
    <w:charset w:val="01"/>
    <w:family w:val="swiss"/>
    <w:pitch w:val="variable"/>
  </w:font>
  <w:font w:name="Consolas">
    <w:charset w:val="01"/>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480" w:hanging="2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30"/>
  <w:revisionView w:insDel="0" w:formatting="0"/>
  <w:defaultTabStop w:val="720"/>
  <w:autoHyphenation w:val="true"/>
  <w:hyphenationZone w:val="0"/>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oto Serif CJK SC" w:cs="Noto Sans Devanagari"/>
        <w:lang w:val="en-US" w:eastAsia="zh-CN" w:bidi="hi-IN"/>
      </w:rPr>
    </w:rPrDefault>
    <w:pPrDefault>
      <w:pPr>
        <w:suppressAutoHyphens w:val="true"/>
      </w:pPr>
    </w:pPrDefault>
  </w:docDefaults>
  <w:style w:type="paragraph" w:styleId="Normal">
    <w:name w:val="Normal"/>
    <w:qFormat/>
    <w:pPr>
      <w:widowControl/>
      <w:bidi w:val="0"/>
      <w:spacing w:before="0" w:after="0"/>
      <w:jc w:val="left"/>
    </w:pPr>
    <w:rPr>
      <w:rFonts w:ascii="Times New Roman" w:hAnsi="Times New Roman" w:eastAsia="Noto Serif CJK SC" w:cs="Noto Sans Devanagari"/>
      <w:color w:val="auto"/>
      <w:kern w:val="0"/>
      <w:sz w:val="20"/>
      <w:szCs w:val="20"/>
      <w:lang w:val="en-US" w:eastAsia="zh-CN" w:bidi="hi-IN"/>
    </w:rPr>
  </w:style>
  <w:style w:type="paragraph" w:styleId="Heading1">
    <w:name w:val="heading 1"/>
    <w:basedOn w:val="Heading"/>
    <w:qFormat/>
    <w:pPr/>
    <w:rPr>
      <w:color w:val="2E74B5"/>
      <w:sz w:val="32"/>
      <w:szCs w:val="32"/>
    </w:rPr>
  </w:style>
  <w:style w:type="paragraph" w:styleId="Heading2">
    <w:name w:val="heading 2"/>
    <w:basedOn w:val="Heading"/>
    <w:qFormat/>
    <w:pPr/>
    <w:rPr>
      <w:color w:val="2E74B5"/>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character" w:styleId="LineNumber">
    <w:name w:val="line number"/>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left"/>
    </w:pPr>
    <w:rPr>
      <w:rFonts w:ascii="Times New Roman" w:hAnsi="Times New Roman" w:eastAsia="Noto Serif CJK SC" w:cs="Noto Sans Devanagari"/>
      <w:b/>
      <w:bCs/>
      <w:color w:val="auto"/>
      <w:kern w:val="0"/>
      <w:sz w:val="20"/>
      <w:szCs w:val="20"/>
      <w:lang w:val="en-US" w:eastAsia="zh-CN" w:bidi="hi-IN"/>
    </w:rPr>
  </w:style>
  <w:style w:type="paragraph" w:styleId="ListParagraph">
    <w:name w:val="List Paragraph"/>
    <w:qFormat/>
    <w:pPr>
      <w:widowControl/>
      <w:bidi w:val="0"/>
      <w:spacing w:before="0" w:after="0"/>
      <w:jc w:val="left"/>
    </w:pPr>
    <w:rPr>
      <w:rFonts w:ascii="Times New Roman" w:hAnsi="Times New Roman" w:eastAsia="Noto Serif CJK SC" w:cs="Noto Sans Devanagari"/>
      <w:color w:val="auto"/>
      <w:kern w:val="0"/>
      <w:sz w:val="20"/>
      <w:szCs w:val="20"/>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LibreOffice/25.2.7.2$Linux_X86_64 LibreOffice_project/520$Build-2</Application>
  <AppVersion>15.0000</AppVersion>
  <Pages>4</Pages>
  <Words>6166</Words>
  <Characters>39952</Characters>
  <CharactersWithSpaces>47373</CharactersWithSpaces>
  <Paragraphs>423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2026-09-01T18:59:57Z</dcterms:created>
  <dc:creator>Un-named</dc:creator>
  <dc:description/>
  <dc:language>en-US</dc:language>
  <cp:lastModifiedBy>Un-named</cp:lastModifiedBy>
  <dcterms:modified xsi:type="dcterms:W3CDTF">2026-09-01T18:59:57Z</dcterms:modified>
  <cp:revision>1</cp:revision>
  <dc:subject/>
  <dc:title/>
</cp:coreProperties>
</file>