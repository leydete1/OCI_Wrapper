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80"/>
        <w:rPr/>
      </w:pPr>
      <w:del w:id="0" w:author="Claude" w:date="2026-09-27T12:00:00Z">
        <w:r>
          <w:rPr/>
          <w:delText>Data Manager</w:delText>
        </w:r>
      </w:del>
      <w:ins w:id="1" w:author="Claude" w:date="2026-09-27T12:00:00Z">
        <w:r>
          <w:rPr/>
          <w:t>DataSol_Gateway</w:t>
        </w:r>
      </w:ins>
    </w:p>
    <w:p>
      <w:pPr>
        <w:pStyle w:val="Title"/>
        <w:spacing w:before="0" w:after="160"/>
        <w:rPr/>
      </w:pPr>
      <w:r>
        <w:rPr/>
        <w:t>Unit Test Module - Design Specification</w:t>
      </w:r>
    </w:p>
    <w:p>
      <w:pPr>
        <w:pStyle w:val="Normal"/>
        <w:spacing w:before="0" w:after="160"/>
        <w:rPr/>
      </w:pPr>
      <w:del w:id="2" w:author="Claude" w:date="2026-09-27T12:00:00Z">
        <w:r>
          <w:rPr>
            <w:rFonts w:eastAsia="Calibri" w:cs="Calibri" w:ascii="Calibri" w:hAnsi="Calibri"/>
            <w:b w:val="false"/>
            <w:bCs w:val="false"/>
            <w:i/>
            <w:iCs/>
            <w:sz w:val="22"/>
            <w:szCs w:val="22"/>
          </w:rPr>
          <w:delText>Version 1.5</w:delText>
        </w:r>
      </w:del>
      <w:ins w:id="3" w:author="Claude" w:date="2026-09-27T12:00:00Z">
        <w:r>
          <w:rPr>
            <w:rFonts w:eastAsia="Calibri" w:cs="Calibri" w:ascii="Calibri" w:hAnsi="Calibri"/>
            <w:b w:val="false"/>
            <w:bCs w:val="false"/>
            <w:i/>
            <w:iCs/>
            <w:sz w:val="22"/>
            <w:szCs w:val="22"/>
          </w:rPr>
          <w:t>Version 1.6</w:t>
        </w:r>
      </w:ins>
    </w:p>
    <w:p>
      <w:pPr>
        <w:pStyle w:val="Normal"/>
        <w:spacing w:before="0" w:after="160"/>
        <w:rPr/>
      </w:pPr>
      <w:del w:id="4" w:author="Claude" w:date="2026-09-27T12:00:00Z">
        <w:r>
          <w:rPr>
            <w:rFonts w:eastAsia="Calibri" w:cs="Calibri" w:ascii="Calibri" w:hAnsi="Calibri"/>
            <w:b w:val="false"/>
            <w:bCs w:val="false"/>
            <w:i/>
            <w:iCs/>
            <w:sz w:val="22"/>
            <w:szCs w:val="22"/>
          </w:rPr>
          <w:delText>2026-08-12  (supersedes v1.4, 2026-08-10)</w:delText>
        </w:r>
      </w:del>
      <w:ins w:id="5" w:author="Claude" w:date="2026-09-27T12:00:00Z">
        <w:r>
          <w:rPr>
            <w:rFonts w:eastAsia="Calibri" w:cs="Calibri" w:ascii="Calibri" w:hAnsi="Calibri"/>
            <w:b w:val="false"/>
            <w:bCs w:val="false"/>
            <w:i/>
            <w:iCs/>
            <w:sz w:val="22"/>
            <w:szCs w:val="22"/>
          </w:rPr>
          <w:t>2026-09-27  (supersedes v1.5, 2026-08-12)</w:t>
        </w:r>
      </w:ins>
    </w:p>
    <w:p>
      <w:pPr>
        <w:pStyle w:val="Normal"/>
        <w:spacing w:before="0" w:after="160"/>
        <w:rPr/>
      </w:pPr>
      <w:r>
        <w:rPr>
          <w:rFonts w:eastAsia="Calibri" w:cs="Calibri" w:ascii="Calibri" w:hAnsi="Calibri"/>
          <w:b w:val="false"/>
          <w:bCs w:val="false"/>
          <w:i/>
          <w:iCs/>
          <w:sz w:val="22"/>
          <w:szCs w:val="22"/>
        </w:rPr>
        <w:t>v1.4 proposed a set of new tests covering this week's multithreaded work, plus one open design decision (UT-TX-001). This revision confirms which of those were actually built: UT-CONN-005, UT-SESS-004/005/006, and UT-CONT-001/002/004 are now implemented and passing (72/72 across all three tiers, most recent full run). UT-MET-001 through 006, UT-DATE-006, and UT-SEL-005/006 remain proposed only - not yet built. UT-CONT-003 is deliberately deferred, not abandoned - see its own entry below. A new "Findings" section documents four genuine, previously-undetected bugs this build work found - two in the test framework itself, two in the product - since that's the concrete, load-bearing reason this catalog exists.</w:t>
      </w:r>
    </w:p>
    <w:p>
      <w:pPr>
        <w:pStyle w:val="Normal"/>
        <w:spacing w:before="0" w:after="160"/>
        <w:rPr>
          <w:ins w:id="7" w:author="Claude" w:date="2026-09-27T12:00:00Z"/>
        </w:rPr>
      </w:pPr>
      <w:ins w:id="6" w:author="Claude" w:date="2026-09-27T12:00:00Z">
        <w:r>
          <w:rPr>
            <w:rFonts w:eastAsia="Calibri" w:cs="Calibri" w:ascii="Calibri" w:hAnsi="Calibri"/>
            <w:b w:val="false"/>
            <w:bCs w:val="false"/>
            <w:i/>
            <w:iCs/>
            <w:sz w:val="22"/>
            <w:szCs w:val="22"/>
          </w:rPr>
          <w:t>Revision note (v1.6, 2026-09-27): DataSol_Gateway rename - a documentation refresh only; no design or behaviour described here has changed. The project formerly known as Data Manager (executable OCI_Wrapper) is now DataSol_Gateway, and the OCI_ prefix has been removed from every source and header file whose own name carried it - for example, OCI_Insert_Execute_Module.c is now Insert_Execute_Module.c and oci_cache.c is now cache.c. File references throughout now use the current names, including those inside dated entries, since every renamed file still exists under its new name. The Findings section and test descriptions refer to OCI_Unit_Test_Module.c by its new name, Unit_Test_Module.c; the legacy Oci_xml_tester.h named under Purpose and Scope still carries its prefix in the source and so keeps it here. The old-to-new mapping for every file this document mentions is in the appendix at the end; the full project-wide mapping is in db_driver_Interface_and_New_Driver_Guide.docx, Section 7. Function, type, table and log-file names that still carry OCI_ or Data_Manager in the source - OCI_Pool_*(), oci_context_t, OCI_SESSION, OCI_FIELD_TEST, *_Data_Manager.log - are unchanged there, and so are unchanged here.</w:t>
        </w:r>
      </w:ins>
    </w:p>
    <w:p>
      <w:pPr>
        <w:pStyle w:val="Heading1"/>
        <w:spacing w:before="360" w:after="160"/>
        <w:rPr/>
      </w:pPr>
      <w:r>
        <w:rPr/>
        <w:t>Purpose and Scope</w:t>
      </w:r>
    </w:p>
    <w:p>
      <w:pPr>
        <w:pStyle w:val="Normal"/>
        <w:spacing w:before="0" w:after="160"/>
        <w:rPr/>
      </w:pPr>
      <w:r>
        <w:rPr>
          <w:rFonts w:eastAsia="Calibri" w:cs="Calibri" w:ascii="Calibri" w:hAnsi="Calibri"/>
          <w:b w:val="false"/>
          <w:bCs w:val="false"/>
          <w:i w:val="false"/>
          <w:iCs w:val="false"/>
          <w:sz w:val="22"/>
          <w:szCs w:val="22"/>
        </w:rPr>
        <w:t>This document defines the requirements and design for an independent Unit Test module covering the Data Manager codebase. It lists the modules under test, the tiers of testing applied to each, a concrete test catalog (including a regression catalog derived directly from real bugs found during the 2026-07 refactor and, as of this revision, the 2026-08 concurrency work), and the architecture for both automatic startup self-testing and on-demand test invocation via a new OP_UNIT_TEST operation.</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4472A8"/>
              <w:left w:val="single" w:sz="16" w:space="0" w:color="4472A8"/>
              <w:bottom w:val="single" w:sz="4" w:space="0" w:color="4472A8"/>
              <w:right w:val="single" w:sz="4" w:space="0" w:color="4472A8"/>
            </w:tcBorders>
            <w:shd w:fill="EAF2FB" w:val="clear"/>
          </w:tcPr>
          <w:p>
            <w:pPr>
              <w:pStyle w:val="Normal"/>
              <w:spacing w:before="0" w:after="60"/>
              <w:rPr/>
            </w:pPr>
            <w:r>
              <w:rPr>
                <w:rFonts w:eastAsia="Calibri" w:cs="Calibri" w:ascii="Calibri" w:hAnsi="Calibri"/>
                <w:b/>
                <w:bCs/>
                <w:sz w:val="22"/>
                <w:szCs w:val="22"/>
              </w:rPr>
              <w:t>Anything not described in this document is out of scope.</w:t>
            </w:r>
          </w:p>
          <w:p>
            <w:pPr>
              <w:pStyle w:val="Normal"/>
              <w:spacing w:before="0" w:after="0"/>
              <w:rPr/>
            </w:pPr>
            <w:r>
              <w:rPr>
                <w:rFonts w:eastAsia="Calibri" w:cs="Calibri" w:ascii="Calibri" w:hAnsi="Calibri"/>
                <w:sz w:val="22"/>
                <w:szCs w:val="22"/>
              </w:rPr>
              <w:t>This document is written to stand on its own - a developer picking this up with no other context should be able to start implementation directly from it.</w:t>
            </w:r>
          </w:p>
        </w:tc>
      </w:tr>
    </w:tbl>
    <w:p>
      <w:pPr>
        <w:pStyle w:val="Heading2"/>
        <w:spacing w:before="280" w:after="120"/>
        <w:rPr/>
      </w:pPr>
      <w:r>
        <w:rPr/>
        <w:t>Interested parties</w:t>
      </w:r>
    </w:p>
    <w:p>
      <w:pPr>
        <w:pStyle w:val="ListParagraph"/>
        <w:numPr>
          <w:ilvl w:val="0"/>
          <w:numId w:val="3"/>
        </w:numPr>
        <w:spacing w:before="0" w:after="80"/>
        <w:rPr/>
      </w:pPr>
      <w:r>
        <w:rPr>
          <w:rFonts w:eastAsia="Calibri" w:cs="Calibri" w:ascii="Calibri" w:hAnsi="Calibri"/>
          <w:sz w:val="22"/>
          <w:szCs w:val="22"/>
        </w:rPr>
        <w:t>Developers - running the suite locally during development, adding new tests as new functionality is built.</w:t>
      </w:r>
    </w:p>
    <w:p>
      <w:pPr>
        <w:pStyle w:val="ListParagraph"/>
        <w:numPr>
          <w:ilvl w:val="0"/>
          <w:numId w:val="1"/>
        </w:numPr>
        <w:spacing w:before="0" w:after="80"/>
        <w:rPr/>
      </w:pPr>
      <w:r>
        <w:rPr>
          <w:rFonts w:eastAsia="Calibri" w:cs="Calibri" w:ascii="Calibri" w:hAnsi="Calibri"/>
          <w:sz w:val="22"/>
          <w:szCs w:val="22"/>
        </w:rPr>
        <w:t>The request consumer - as of this revision, two real consumers exist: the legacy Test_XML_Runner.c harness, and File Consumer (file_consumer.c/file_consumer_runner.c, built 2026-08-06 to 2026-08-10). Both run the startup self-test automatically. An HTTP consumer and/or an MQ consumer, using the same dispatchers, remain future work; OP_UNIT_TEST is written to expose on-demand testing to any of them, present or future, without change.</w:t>
      </w:r>
    </w:p>
    <w:p>
      <w:pPr>
        <w:pStyle w:val="Heading2"/>
        <w:spacing w:before="280" w:after="120"/>
        <w:rPr/>
      </w:pPr>
      <w:r>
        <w:rPr/>
        <w:t>Two legacy files superseded by this design</w:t>
      </w:r>
    </w:p>
    <w:p>
      <w:pPr>
        <w:pStyle w:val="Normal"/>
        <w:spacing w:before="0" w:after="160"/>
        <w:rPr/>
      </w:pPr>
      <w:r>
        <w:rPr>
          <w:rFonts w:eastAsia="Calibri" w:cs="Calibri" w:ascii="Calibri" w:hAnsi="Calibri"/>
          <w:b w:val="false"/>
          <w:bCs w:val="false"/>
          <w:i w:val="false"/>
          <w:iCs w:val="false"/>
          <w:sz w:val="22"/>
          <w:szCs w:val="22"/>
        </w:rPr>
        <w:t xml:space="preserve">Unit_Test.h (function run_unit_tests_Back_10_Mar) and Oci_xml_tester.h both predate the 2026-07 refactor and reference OCI_Execute_Query_Module.h, a header that no longer exists (superseded by </w:t>
      </w:r>
      <w:del w:id="8" w:author="Claude" w:date="2026-09-27T12:00:00Z">
        <w:r>
          <w:rPr>
            <w:rFonts w:eastAsia="Calibri" w:cs="Calibri" w:ascii="Calibri" w:hAnsi="Calibri"/>
            <w:b w:val="false"/>
            <w:bCs w:val="false"/>
            <w:i w:val="false"/>
            <w:iCs w:val="false"/>
            <w:sz w:val="22"/>
            <w:szCs w:val="22"/>
          </w:rPr>
          <w:delText>OCI_</w:delText>
        </w:r>
      </w:del>
      <w:r>
        <w:rPr>
          <w:rFonts w:eastAsia="Calibri" w:cs="Calibri" w:ascii="Calibri" w:hAnsi="Calibri"/>
          <w:b w:val="false"/>
          <w:bCs w:val="false"/>
          <w:i w:val="false"/>
          <w:iCs w:val="false"/>
          <w:sz w:val="22"/>
          <w:szCs w:val="22"/>
        </w:rPr>
        <w:t>Execute_Query_Batch_Module.h). Neither is wired into the current build. Both should be retired once the new module described here is in place, rather than extended.</w:t>
      </w:r>
    </w:p>
    <w:p>
      <w:pPr>
        <w:pStyle w:val="Heading1"/>
        <w:spacing w:before="360" w:after="160"/>
        <w:rPr/>
      </w:pPr>
      <w:r>
        <w:rPr/>
        <w:t>Test Tiers</w:t>
      </w:r>
    </w:p>
    <w:p>
      <w:pPr>
        <w:pStyle w:val="Normal"/>
        <w:spacing w:before="0" w:after="160"/>
        <w:rPr/>
      </w:pPr>
      <w:r>
        <w:rPr>
          <w:rFonts w:eastAsia="Calibri" w:cs="Calibri" w:ascii="Calibri" w:hAnsi="Calibri"/>
          <w:b w:val="false"/>
          <w:bCs w:val="false"/>
          <w:i w:val="false"/>
          <w:iCs w:val="false"/>
          <w:sz w:val="22"/>
          <w:szCs w:val="22"/>
        </w:rPr>
        <w:t>Every test belongs to exactly one tier. The tier determines what resources a test needs and what startup should do if it fails.</w:t>
      </w:r>
    </w:p>
    <w:p>
      <w:pPr>
        <w:pStyle w:val="Heading2"/>
        <w:spacing w:before="280" w:after="120"/>
        <w:rPr/>
      </w:pPr>
      <w:r>
        <w:rPr/>
        <w:t>Tier 1 - Pure parsing, no database</w:t>
      </w:r>
    </w:p>
    <w:p>
      <w:pPr>
        <w:pStyle w:val="Normal"/>
        <w:spacing w:before="0" w:after="160"/>
        <w:rPr/>
      </w:pPr>
      <w:r>
        <w:rPr>
          <w:rFonts w:eastAsia="Calibri" w:cs="Calibri" w:ascii="Calibri" w:hAnsi="Calibri"/>
          <w:b w:val="false"/>
          <w:bCs w:val="false"/>
          <w:i w:val="false"/>
          <w:iCs w:val="false"/>
          <w:sz w:val="22"/>
          <w:szCs w:val="22"/>
        </w:rPr>
        <w:t xml:space="preserve">Exercises </w:t>
      </w:r>
      <w:del w:id="9" w:author="Claude" w:date="2026-09-27T12:00:00Z">
        <w:r>
          <w:rPr>
            <w:rFonts w:eastAsia="Calibri" w:cs="Calibri" w:ascii="Calibri" w:hAnsi="Calibri"/>
            <w:b w:val="false"/>
            <w:bCs w:val="false"/>
            <w:i w:val="false"/>
            <w:iCs w:val="false"/>
            <w:sz w:val="22"/>
            <w:szCs w:val="22"/>
          </w:rPr>
          <w:delText>OCI_</w:delText>
        </w:r>
      </w:del>
      <w:r>
        <w:rPr>
          <w:rFonts w:eastAsia="Calibri" w:cs="Calibri" w:ascii="Calibri" w:hAnsi="Calibri"/>
          <w:b w:val="false"/>
          <w:bCs w:val="false"/>
          <w:i w:val="false"/>
          <w:iCs w:val="false"/>
          <w:sz w:val="22"/>
          <w:szCs w:val="22"/>
        </w:rPr>
        <w:t>Level1_Parser.c only, against fixed in-memory strings. No connection, no side effects. Always safe to run, always safe to hard-fail startup on - a Tier 1 failure means the parsing layer itself is broken, and nothing downstream can be trusted.</w:t>
      </w:r>
    </w:p>
    <w:p>
      <w:pPr>
        <w:pStyle w:val="Heading2"/>
        <w:spacing w:before="280" w:after="120"/>
        <w:rPr/>
      </w:pPr>
      <w:r>
        <w:rPr/>
        <w:t>Tier 2 - Validation against real metadata</w:t>
      </w:r>
    </w:p>
    <w:p>
      <w:pPr>
        <w:pStyle w:val="Normal"/>
        <w:spacing w:before="0" w:after="160"/>
        <w:rPr/>
      </w:pPr>
      <w:r>
        <w:rPr>
          <w:rFonts w:eastAsia="Calibri" w:cs="Calibri" w:ascii="Calibri" w:hAnsi="Calibri"/>
          <w:b w:val="false"/>
          <w:bCs w:val="false"/>
          <w:i w:val="false"/>
          <w:iCs w:val="false"/>
          <w:sz w:val="22"/>
          <w:szCs w:val="22"/>
        </w:rPr>
        <w:t xml:space="preserve">Exercises </w:t>
      </w:r>
      <w:del w:id="10" w:author="Claude" w:date="2026-09-27T12:00:00Z">
        <w:r>
          <w:rPr>
            <w:rFonts w:eastAsia="Calibri" w:cs="Calibri" w:ascii="Calibri" w:hAnsi="Calibri"/>
            <w:b w:val="false"/>
            <w:bCs w:val="false"/>
            <w:i w:val="false"/>
            <w:iCs w:val="false"/>
            <w:sz w:val="22"/>
            <w:szCs w:val="22"/>
          </w:rPr>
          <w:delText>OCI_</w:delText>
        </w:r>
      </w:del>
      <w:r>
        <w:rPr>
          <w:rFonts w:eastAsia="Calibri" w:cs="Calibri" w:ascii="Calibri" w:hAnsi="Calibri"/>
          <w:b w:val="false"/>
          <w:bCs w:val="false"/>
          <w:i w:val="false"/>
          <w:iCs w:val="false"/>
          <w:sz w:val="22"/>
          <w:szCs w:val="22"/>
        </w:rPr>
        <w:t xml:space="preserve">Level2_Parser.c and its dependents (metadata_cache, </w:t>
      </w:r>
      <w:del w:id="11" w:author="Claude" w:date="2026-09-27T12:00:00Z">
        <w:r>
          <w:rPr>
            <w:rFonts w:eastAsia="Calibri" w:cs="Calibri" w:ascii="Calibri" w:hAnsi="Calibri"/>
            <w:b w:val="false"/>
            <w:bCs w:val="false"/>
            <w:i w:val="false"/>
            <w:iCs w:val="false"/>
            <w:sz w:val="22"/>
            <w:szCs w:val="22"/>
          </w:rPr>
          <w:delText>OCI_</w:delText>
        </w:r>
      </w:del>
      <w:r>
        <w:rPr>
          <w:rFonts w:eastAsia="Calibri" w:cs="Calibri" w:ascii="Calibri" w:hAnsi="Calibri"/>
          <w:b w:val="false"/>
          <w:bCs w:val="false"/>
          <w:i w:val="false"/>
          <w:iCs w:val="false"/>
          <w:sz w:val="22"/>
          <w:szCs w:val="22"/>
        </w:rPr>
        <w:t>Table_Metadata_Module). Needs a live connection but is read-only - no INSERT/UPDATE/DELETE/COMMIT. A Tier 2 failure usually means either the connection/schema is wrong for this environment or a real validation-logic regression - both worth halting startup over.</w:t>
      </w:r>
    </w:p>
    <w:p>
      <w:pPr>
        <w:pStyle w:val="Heading2"/>
        <w:spacing w:before="280" w:after="120"/>
        <w:rPr/>
      </w:pPr>
      <w:r>
        <w:rPr/>
        <w:t>Tier 3 - Full round trip against a live database</w:t>
      </w:r>
    </w:p>
    <w:p>
      <w:pPr>
        <w:pStyle w:val="Normal"/>
        <w:spacing w:before="0" w:after="160"/>
        <w:rPr/>
      </w:pPr>
      <w:r>
        <w:rPr>
          <w:rFonts w:eastAsia="Calibri" w:cs="Calibri" w:ascii="Calibri" w:hAnsi="Calibri"/>
          <w:b w:val="false"/>
          <w:bCs w:val="false"/>
          <w:i w:val="false"/>
          <w:iCs w:val="false"/>
          <w:sz w:val="22"/>
          <w:szCs w:val="22"/>
        </w:rPr>
        <w:t>Exercises the execute modules (INSERT/UPDATE/DELETE/SELECT/EXECUTE_PROCEDURE), the audit trail, and the transaction manager, against a dedicated test table (see Configuration below). This is where the highest-value regression tests live, and also where the most can legitimately go wrong for reasons unrelated to Data Manager itself (network blip, test table not yet created in this environment, insufficient grants). Every Tier 3 test runs inside its own transaction that is always rolled back at the end regardless of outcome - no test run ever leaves real rows, audit entries, or session records behind.</w:t>
      </w:r>
    </w:p>
    <w:p>
      <w:pPr>
        <w:pStyle w:val="Normal"/>
        <w:spacing w:before="0" w:after="160"/>
        <w:rPr/>
      </w:pPr>
      <w:r>
        <w:rPr>
          <w:rFonts w:eastAsia="Calibri" w:cs="Calibri" w:ascii="Calibri" w:hAnsi="Calibri"/>
          <w:b w:val="false"/>
          <w:bCs w:val="false"/>
          <w:i w:val="false"/>
          <w:iCs w:val="false"/>
          <w:sz w:val="22"/>
          <w:szCs w:val="22"/>
        </w:rPr>
        <w:t>Startup behaviour by tier is configurable - see unit_test.ini below - but the recommended default is: Tier 1/2 failure halts startup and exits; Tier 3 failure logs a clear warning to the unit_test summary and continues, unless explicitly configured to also halt.</w:t>
      </w:r>
    </w:p>
    <w:p>
      <w:pPr>
        <w:pStyle w:val="Heading1"/>
        <w:spacing w:before="360" w:after="160"/>
        <w:rPr/>
      </w:pPr>
      <w:r>
        <w:rPr/>
        <w:t>Architecture</w:t>
      </w:r>
    </w:p>
    <w:p>
      <w:pPr>
        <w:pStyle w:val="Heading2"/>
        <w:spacing w:before="280" w:after="120"/>
        <w:rPr/>
      </w:pPr>
      <w:r>
        <w:rPr/>
        <w:t>The core design decision: test logic must not depend on the pipeline it is testing</w:t>
      </w:r>
    </w:p>
    <w:p>
      <w:pPr>
        <w:pStyle w:val="Normal"/>
        <w:spacing w:before="0" w:after="160"/>
        <w:rPr/>
      </w:pPr>
      <w:r>
        <w:rPr>
          <w:rFonts w:eastAsia="Calibri" w:cs="Calibri" w:ascii="Calibri" w:hAnsi="Calibri"/>
          <w:b w:val="false"/>
          <w:bCs w:val="false"/>
          <w:i w:val="false"/>
          <w:iCs w:val="false"/>
          <w:sz w:val="22"/>
          <w:szCs w:val="22"/>
        </w:rPr>
        <w:t>If the startup self-test were implemented as an operation dispatched through Level 1 parsing -&gt; Level 2 validation -&gt; the normal dispatcher, then a bug in that pipeline (for example, the 2026-07-28 XML comment-skipping bug that silently misrouted well-formed requests to a dead code path) could cause the self-test's own request to silently misroute or no-op - exactly the "reports fine, does nothing" failure this suite exists to catch. The safety net cannot depend on the thing it is meant to catch failures in.</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4472A8"/>
              <w:left w:val="single" w:sz="16" w:space="0" w:color="4472A8"/>
              <w:bottom w:val="single" w:sz="4" w:space="0" w:color="4472A8"/>
              <w:right w:val="single" w:sz="4" w:space="0" w:color="4472A8"/>
            </w:tcBorders>
            <w:shd w:fill="EAF2FB" w:val="clear"/>
          </w:tcPr>
          <w:p>
            <w:pPr>
              <w:pStyle w:val="Normal"/>
              <w:spacing w:before="0" w:after="60"/>
              <w:rPr/>
            </w:pPr>
            <w:r>
              <w:rPr>
                <w:rFonts w:eastAsia="Calibri" w:cs="Calibri" w:ascii="Calibri" w:hAnsi="Calibri"/>
                <w:b/>
                <w:bCs/>
                <w:sz w:val="22"/>
                <w:szCs w:val="22"/>
              </w:rPr>
              <w:t>Resolution: one shared test core, two independent invocation paths.</w:t>
            </w:r>
          </w:p>
          <w:p>
            <w:pPr>
              <w:pStyle w:val="Normal"/>
              <w:spacing w:before="0" w:after="0"/>
              <w:rPr/>
            </w:pPr>
            <w:r>
              <w:rPr>
                <w:rFonts w:eastAsia="Calibri" w:cs="Calibri" w:ascii="Calibri" w:hAnsi="Calibri"/>
                <w:sz w:val="22"/>
                <w:szCs w:val="22"/>
              </w:rPr>
              <w:t>1. A dedicated test-core module (</w:t>
            </w:r>
            <w:del w:id="12" w:author="Claude" w:date="2026-09-27T12:00:00Z">
              <w:r>
                <w:rPr>
                  <w:rFonts w:eastAsia="Calibri" w:cs="Calibri" w:ascii="Calibri" w:hAnsi="Calibri"/>
                  <w:sz w:val="22"/>
                  <w:szCs w:val="22"/>
                </w:rPr>
                <w:delText>OCI_</w:delText>
              </w:r>
            </w:del>
            <w:r>
              <w:rPr>
                <w:rFonts w:eastAsia="Calibri" w:cs="Calibri" w:ascii="Calibri" w:hAnsi="Calibri"/>
                <w:sz w:val="22"/>
                <w:szCs w:val="22"/>
              </w:rPr>
              <w:t>Unit_Test_Module.c/.h) containing the actual test logic. Each test calls the real internal functions directly - level1_parse(), level2_validate_insert(), execute_insert_batch(), and so on - as ordinary C function calls against hardcoded or config-driven payloads. No XML/JSON envelope and no dispatcher involved for this path at all.</w:t>
            </w:r>
            <w:r>
              <w:rPr/>
              <w:br/>
            </w:r>
            <w:r>
              <w:rPr>
                <w:rFonts w:eastAsia="Calibri" w:cs="Calibri" w:ascii="Calibri" w:hAnsi="Calibri"/>
                <w:sz w:val="22"/>
                <w:szCs w:val="22"/>
              </w:rPr>
              <w:t>2. Startup invocation. main() calls the test-core's own "run everything up to and including the configured tier" function directly, before the request-consumer loop starts. This bypasses the request pipeline entirely, so a pipeline bug cannot hide a test failure.</w:t>
            </w:r>
            <w:r>
              <w:rPr/>
              <w:br/>
            </w:r>
            <w:r>
              <w:rPr>
                <w:rFonts w:eastAsia="Calibri" w:cs="Calibri" w:ascii="Calibri" w:hAnsi="Calibri"/>
                <w:sz w:val="22"/>
                <w:szCs w:val="22"/>
              </w:rPr>
              <w:t>3. OP_UNIT_TEST as a genuine, additional, on-demand capability. Dispatched the normal way (Level 1 -&gt; Level 2 -&gt; dispatcher, exactly like every CRUD operation), but its handler is a thin wrapper that calls into the same shared test-core functions from point 1.</w:t>
            </w:r>
          </w:p>
        </w:tc>
      </w:tr>
    </w:tbl>
    <w:p>
      <w:pPr>
        <w:pStyle w:val="Heading2"/>
        <w:spacing w:before="280" w:after="120"/>
        <w:rPr/>
      </w:pPr>
      <w:r>
        <w:rPr/>
        <w:t>Self-test suite timing under the multithreaded architecture (2026-08-10)</w:t>
      </w:r>
    </w:p>
    <w:p>
      <w:pPr>
        <w:pStyle w:val="Normal"/>
        <w:spacing w:before="0" w:after="100"/>
        <w:rPr/>
      </w:pPr>
      <w:r>
        <w:rPr>
          <w:rFonts w:eastAsia="Calibri" w:cs="Calibri" w:ascii="Calibri" w:hAnsi="Calibri"/>
          <w:b/>
          <w:bCs/>
          <w:i/>
          <w:iCs/>
          <w:color w:val="B8952B"/>
          <w:sz w:val="20"/>
          <w:szCs w:val="20"/>
        </w:rPr>
        <w:t>NEW - 2026-08-10 revision, covering this week's multithreaded work</w:t>
      </w:r>
    </w:p>
    <w:p>
      <w:pPr>
        <w:pStyle w:val="Normal"/>
        <w:spacing w:before="0" w:after="160"/>
        <w:rPr/>
      </w:pPr>
      <w:r>
        <w:rPr>
          <w:rFonts w:eastAsia="Calibri" w:cs="Calibri" w:ascii="Calibri" w:hAnsi="Calibri"/>
          <w:b w:val="false"/>
          <w:bCs w:val="false"/>
          <w:i w:val="false"/>
          <w:iCs w:val="false"/>
          <w:sz w:val="22"/>
          <w:szCs w:val="22"/>
        </w:rPr>
        <w:t>The original design (point 2 above) assumed a single-threaded consumer loop - true when this was written, no longer true today. Worth stating explicitly now that it isn't: the design still holds, unchanged, and here is why.</w:t>
      </w:r>
    </w:p>
    <w:p>
      <w:pPr>
        <w:pStyle w:val="Normal"/>
        <w:spacing w:before="0" w:after="160"/>
        <w:rPr/>
      </w:pPr>
      <w:r>
        <w:rPr>
          <w:rFonts w:eastAsia="Calibri" w:cs="Calibri" w:ascii="Calibri" w:hAnsi="Calibri"/>
          <w:b w:val="false"/>
          <w:bCs w:val="false"/>
          <w:i w:val="false"/>
          <w:iCs w:val="false"/>
          <w:sz w:val="22"/>
          <w:szCs w:val="22"/>
        </w:rPr>
        <w:t>main() runs the self-test suite to completion, entirely on the main thread, before File Consumer's worker pool, Session Manager thread, or Contention Manager routing are started at all. Every self-test operation - including Tier 3 tests that call execute_insert_batch()/execute_update_batch()/etc. directly - runs on the single master ctx that exists at that point in startup, with no other thread active to contend with it. This is independently confirmed by the metrics pipeline itself: every self-test-suite metric row observed in production logs carries thread_id=0 - the clean [T%d] worker number logger_get_worker_id() returns by default for any thread that never calls logger_set_worker_id(), which no self-test code path ever does, since it isn't part of the round-robin worker pool.</w:t>
      </w:r>
    </w:p>
    <w:p>
      <w:pPr>
        <w:pStyle w:val="Normal"/>
        <w:spacing w:before="0" w:after="160"/>
        <w:rPr/>
      </w:pPr>
      <w:r>
        <w:rPr>
          <w:rFonts w:eastAsia="Calibri" w:cs="Calibri" w:ascii="Calibri" w:hAnsi="Calibri"/>
          <w:b w:val="false"/>
          <w:bCs w:val="false"/>
          <w:i w:val="false"/>
          <w:iCs w:val="false"/>
          <w:sz w:val="22"/>
          <w:szCs w:val="22"/>
        </w:rPr>
        <w:t xml:space="preserve">Practical consequence worth knowing: self-test Tier 3 operations calling tx_begin()/tx_commit() (see begin_test_transaction() in </w:t>
      </w:r>
      <w:del w:id="13" w:author="Claude" w:date="2026-09-27T12:00:00Z">
        <w:r>
          <w:rPr>
            <w:rFonts w:eastAsia="Calibri" w:cs="Calibri" w:ascii="Calibri" w:hAnsi="Calibri"/>
            <w:b w:val="false"/>
            <w:bCs w:val="false"/>
            <w:i w:val="false"/>
            <w:iCs w:val="false"/>
            <w:sz w:val="22"/>
            <w:szCs w:val="22"/>
          </w:rPr>
          <w:delText>OCI_</w:delText>
        </w:r>
      </w:del>
      <w:r>
        <w:rPr>
          <w:rFonts w:eastAsia="Calibri" w:cs="Calibri" w:ascii="Calibri" w:hAnsi="Calibri"/>
          <w:b w:val="false"/>
          <w:bCs w:val="false"/>
          <w:i w:val="false"/>
          <w:iCs w:val="false"/>
          <w:sz w:val="22"/>
          <w:szCs w:val="22"/>
        </w:rPr>
        <w:t>Unit_Test_Module.c) set active_tx on this same master ctx. Once the worker pool starts, each worker's own thread_ctx is a separate copy with active_tx explicitly reset to NULL at thread startup (worker.c) - deliberate, not an oversight; see the Transaction Manager decision below. The self-test suite's own managed transaction never leaks into, or is visible to, any later worker-processed request.</w:t>
      </w:r>
    </w:p>
    <w:p>
      <w:pPr>
        <w:pStyle w:val="Heading2"/>
        <w:spacing w:before="280" w:after="120"/>
        <w:rPr/>
      </w:pPr>
      <w:r>
        <w:rPr/>
        <w:t>Naming convention</w:t>
      </w:r>
    </w:p>
    <w:p>
      <w:pPr>
        <w:pStyle w:val="Normal"/>
        <w:spacing w:before="0" w:after="160"/>
        <w:rPr/>
      </w:pPr>
      <w:r>
        <w:rPr>
          <w:rFonts w:eastAsia="Calibri" w:cs="Calibri" w:ascii="Calibri" w:hAnsi="Calibri"/>
          <w:b w:val="false"/>
          <w:bCs w:val="false"/>
          <w:i w:val="false"/>
          <w:iCs w:val="false"/>
          <w:sz w:val="22"/>
          <w:szCs w:val="22"/>
        </w:rPr>
        <w:t>Every individual test has a stable test_id of the form UT-&lt;MODULE&gt;-&lt;NNN&gt;, e.g. UT-L1-001, UT-DEL-003, UT-AUDIT-005. Module codes are listed in the Test Catalog below. IDs are never reused or renumbered - a retired test's ID is retired with it, so historical logs/reports stay meaningful.</w:t>
      </w:r>
    </w:p>
    <w:p>
      <w:pPr>
        <w:pStyle w:val="Heading1"/>
        <w:spacing w:before="360" w:after="160"/>
        <w:rPr/>
      </w:pPr>
      <w:r>
        <w:rPr/>
        <w:t>Configuration (unit_test.ini)</w:t>
      </w:r>
    </w:p>
    <w:p>
      <w:pPr>
        <w:pStyle w:val="Normal"/>
        <w:spacing w:before="0" w:after="160"/>
        <w:rPr/>
      </w:pPr>
      <w:r>
        <w:rPr>
          <w:rFonts w:eastAsia="Calibri" w:cs="Calibri" w:ascii="Calibri" w:hAnsi="Calibri"/>
          <w:b w:val="false"/>
          <w:bCs w:val="false"/>
          <w:i w:val="false"/>
          <w:iCs w:val="false"/>
          <w:sz w:val="22"/>
          <w:szCs w:val="22"/>
        </w:rPr>
        <w:t>A separate file from config.ini, so test-only settings can never bleed into runtime configuration by accident. Keys unchanged from v1.3 - see that version, or the live unit_test.ini, for the full table (startup_self_test_enabled, startup_max_tier, startup_halt_on_tier1_fail, startup_halt_on_tier2_fail, startup_halt_on_tier3_fail, test_table_name, test_table_owner, test_procedure_name, unit_test_log_summary_enabled). None of this revision's additions need a new config key - every new test uses the same tier/halt-behaviour switches already in place.</w:t>
      </w:r>
    </w:p>
    <w:p>
      <w:pPr>
        <w:pStyle w:val="Heading1"/>
        <w:spacing w:before="360" w:after="160"/>
        <w:rPr/>
      </w:pPr>
      <w:r>
        <w:rPr/>
        <w:t>OP_UNIT_TEST</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999999"/>
              <w:left w:val="single" w:sz="16" w:space="0" w:color="999999"/>
              <w:bottom w:val="single" w:sz="4" w:space="0" w:color="999999"/>
              <w:right w:val="single" w:sz="4" w:space="0" w:color="999999"/>
            </w:tcBorders>
            <w:shd w:fill="F0F0F0" w:val="clear"/>
          </w:tcPr>
          <w:p>
            <w:pPr>
              <w:pStyle w:val="Normal"/>
              <w:spacing w:before="0" w:after="60"/>
              <w:rPr/>
            </w:pPr>
            <w:r>
              <w:rPr>
                <w:rFonts w:eastAsia="Calibri" w:cs="Calibri" w:ascii="Calibri" w:hAnsi="Calibri"/>
                <w:b/>
                <w:bCs/>
                <w:sz w:val="22"/>
                <w:szCs w:val="22"/>
              </w:rPr>
              <w:t>Status: Proposed - not yet implemented</w:t>
            </w:r>
          </w:p>
          <w:p>
            <w:pPr>
              <w:pStyle w:val="Normal"/>
              <w:spacing w:before="0" w:after="0"/>
              <w:rPr/>
            </w:pPr>
            <w:r>
              <w:rPr>
                <w:rFonts w:eastAsia="Calibri" w:cs="Calibri" w:ascii="Calibri" w:hAnsi="Calibri"/>
                <w:sz w:val="22"/>
                <w:szCs w:val="22"/>
              </w:rPr>
              <w:t>Confirmed still accurate as of this revision - dispatcher.c has no OP_UNIT_TEST handling of any kind yet.</w:t>
            </w:r>
          </w:p>
        </w:tc>
      </w:tr>
    </w:tbl>
    <w:p>
      <w:pPr>
        <w:pStyle w:val="Normal"/>
        <w:spacing w:before="0" w:after="160"/>
        <w:rPr/>
      </w:pPr>
      <w:r>
        <w:rPr>
          <w:rFonts w:eastAsia="Calibri" w:cs="Calibri" w:ascii="Calibri" w:hAnsi="Calibri"/>
          <w:b w:val="false"/>
          <w:bCs w:val="false"/>
          <w:i w:val="false"/>
          <w:iCs w:val="false"/>
          <w:sz w:val="22"/>
          <w:szCs w:val="22"/>
        </w:rPr>
        <w:t>Purpose: on-demand test invocation via the same request pipeline as every CRUD operation, for use by developers and by any current or future consumer (file, HTTP, MQ). Internally delegates to the same test-core functions the startup self-test uses - see Architecture above. Supports running one specific test, a list of specific tests, an entire module's tests, or an entire tier - mirroring how INSERT supports one or many rows in a single request.</w:t>
      </w:r>
    </w:p>
    <w:p>
      <w:pPr>
        <w:pStyle w:val="Normal"/>
        <w:spacing w:before="0" w:after="160"/>
        <w:rPr/>
      </w:pPr>
      <w:r>
        <w:rPr>
          <w:rFonts w:eastAsia="Calibri" w:cs="Calibri" w:ascii="Calibri" w:hAnsi="Calibri"/>
          <w:b w:val="false"/>
          <w:bCs w:val="false"/>
          <w:i w:val="false"/>
          <w:iCs w:val="false"/>
          <w:sz w:val="22"/>
          <w:szCs w:val="22"/>
        </w:rPr>
        <w:t>Request/response field tables (unit_test_request_t, unit_test_selector_t, unit_test_response_t, unit_test_result_t) unchanged from v1.3 - not repeated here.</w:t>
      </w:r>
    </w:p>
    <w:p>
      <w:pPr>
        <w:pStyle w:val="Heading2"/>
        <w:spacing w:before="280" w:after="120"/>
        <w:rPr/>
      </w:pPr>
      <w:r>
        <w:rPr/>
        <w:t>Example request - needs revisiting before implementation (2026-08-10)</w:t>
      </w:r>
    </w:p>
    <w:p>
      <w:pPr>
        <w:pStyle w:val="Normal"/>
        <w:spacing w:before="0" w:after="100"/>
        <w:rPr/>
      </w:pPr>
      <w:r>
        <w:rPr>
          <w:rFonts w:eastAsia="Calibri" w:cs="Calibri" w:ascii="Calibri" w:hAnsi="Calibri"/>
          <w:b/>
          <w:bCs/>
          <w:i/>
          <w:iCs/>
          <w:color w:val="B8952B"/>
          <w:sz w:val="20"/>
          <w:szCs w:val="20"/>
        </w:rPr>
        <w:t>NEW - 2026-08-10 revision, covering this week's multithreaded work</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E8A33D"/>
              <w:left w:val="single" w:sz="16" w:space="0" w:color="E8A33D"/>
              <w:bottom w:val="single" w:sz="4" w:space="0" w:color="E8A33D"/>
              <w:right w:val="single" w:sz="4" w:space="0" w:color="E8A33D"/>
            </w:tcBorders>
            <w:shd w:fill="FFF4E5" w:val="clear"/>
          </w:tcPr>
          <w:p>
            <w:pPr>
              <w:pStyle w:val="Normal"/>
              <w:spacing w:before="0" w:after="60"/>
              <w:rPr/>
            </w:pPr>
            <w:r>
              <w:rPr>
                <w:rFonts w:eastAsia="Calibri" w:cs="Calibri" w:ascii="Calibri" w:hAnsi="Calibri"/>
                <w:b/>
                <w:bCs/>
                <w:sz w:val="22"/>
                <w:szCs w:val="22"/>
              </w:rPr>
              <w:t>session_id="-" no longer works as written</w:t>
            </w:r>
          </w:p>
          <w:p>
            <w:pPr>
              <w:pStyle w:val="Normal"/>
              <w:spacing w:before="0" w:after="0"/>
              <w:rPr/>
            </w:pPr>
            <w:r>
              <w:rPr>
                <w:rFonts w:eastAsia="Calibri" w:cs="Calibri" w:ascii="Calibri" w:hAnsi="Calibri"/>
                <w:sz w:val="22"/>
                <w:szCs w:val="22"/>
              </w:rPr>
              <w:t>v1.3's own example request used &lt;session_id&gt;-&lt;/session_id&gt;, matching the pre-Session-Manager assumption that any placeholder value would pass through untouched. Session Manager Stage 3 (built 2026-08-08) now hard-rejects exactly this at dispatcher.c, before Level 2, whenever session_validation_enabled is on - a literal "-" is neither a valid nor a recognised session_id, so this example request would now fail SESSION_VALIDATION before ever reaching the OP_UNIT_TEST handler.</w:t>
            </w:r>
            <w:r>
              <w:rPr/>
              <w:br/>
              <w:br/>
            </w:r>
            <w:r>
              <w:rPr>
                <w:rFonts w:eastAsia="Calibri" w:cs="Calibri" w:ascii="Calibri" w:hAnsi="Calibri"/>
                <w:sz w:val="22"/>
                <w:szCs w:val="22"/>
              </w:rPr>
              <w:t>Worth deciding before OP_UNIT_TEST is actually built: should it require a real, validated session like every other operation (simplest, most consistent - but means a developer wanting to run tests needs a session_create() first), or should UNIT_TEST be a documented, explicit exception to Stage 3 validation (matching how session_validation_enabled itself is already an environment-wide off switch, but scoped to just this one operation type instead)? Not resolved here - flagging so it isn't quietly rediscovered as a bug once OP_UNIT_TEST is actually implemented.</w:t>
            </w:r>
          </w:p>
        </w:tc>
      </w:tr>
    </w:tbl>
    <w:p>
      <w:pPr>
        <w:pStyle w:val="Heading1"/>
        <w:spacing w:before="360" w:after="160"/>
        <w:rPr/>
      </w:pPr>
      <w:r>
        <w:rPr/>
        <w:t>Reporting</w:t>
      </w:r>
    </w:p>
    <w:p>
      <w:pPr>
        <w:pStyle w:val="Normal"/>
        <w:spacing w:before="0" w:after="160"/>
        <w:rPr/>
      </w:pPr>
      <w:r>
        <w:rPr>
          <w:rFonts w:eastAsia="Calibri" w:cs="Calibri" w:ascii="Calibri" w:hAnsi="Calibri"/>
          <w:b w:val="false"/>
          <w:bCs w:val="false"/>
          <w:i w:val="false"/>
          <w:iCs w:val="false"/>
          <w:sz w:val="22"/>
          <w:szCs w:val="22"/>
        </w:rPr>
        <w:t>Every run (startup or on-demand) writes two things: per-test detail (one line per test, PASS or FAIL with the specific reason, at the same log level/logger convention already used throughout Data Manager), and a consolidated summary block written to Data_Manager.log. Format unchanged from v1.3 - not repeated here.</w:t>
      </w:r>
    </w:p>
    <w:p>
      <w:pPr>
        <w:pStyle w:val="Heading1"/>
        <w:spacing w:before="360" w:after="160"/>
        <w:rPr/>
      </w:pPr>
      <w:r>
        <w:rPr/>
        <w:t>Test Catalog</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B8952B"/>
              <w:left w:val="single" w:sz="16" w:space="0" w:color="B8952B"/>
              <w:bottom w:val="single" w:sz="4" w:space="0" w:color="B8952B"/>
              <w:right w:val="single" w:sz="4" w:space="0" w:color="B8952B"/>
            </w:tcBorders>
            <w:shd w:fill="FFF4E5" w:val="clear"/>
          </w:tcPr>
          <w:p>
            <w:pPr>
              <w:pStyle w:val="Normal"/>
              <w:spacing w:before="0" w:after="60"/>
              <w:rPr/>
            </w:pPr>
            <w:r>
              <w:rPr>
                <w:rFonts w:eastAsia="Calibri" w:cs="Calibri" w:ascii="Calibri" w:hAnsi="Calibri"/>
                <w:b/>
                <w:bCs/>
                <w:sz w:val="22"/>
                <w:szCs w:val="22"/>
              </w:rPr>
              <w:t>Housekeeping note (2026-08-10, status confirmed 2026-08-12)</w:t>
            </w:r>
          </w:p>
          <w:p>
            <w:pPr>
              <w:pStyle w:val="Normal"/>
              <w:spacing w:before="0" w:after="0"/>
              <w:rPr/>
            </w:pPr>
            <w:r>
              <w:rPr>
                <w:rFonts w:eastAsia="Calibri" w:cs="Calibri" w:ascii="Calibri" w:hAnsi="Calibri"/>
                <w:sz w:val="22"/>
                <w:szCs w:val="22"/>
              </w:rPr>
              <w:t xml:space="preserve">This catalog's own "Status: Proposed" markers, inherited from v1.3, appear substantially stale for the pre-existing catalog - </w:t>
            </w:r>
            <w:del w:id="14" w:author="Claude" w:date="2026-09-27T12:00:00Z">
              <w:r>
                <w:rPr>
                  <w:rFonts w:eastAsia="Calibri" w:cs="Calibri" w:ascii="Calibri" w:hAnsi="Calibri"/>
                  <w:sz w:val="22"/>
                  <w:szCs w:val="22"/>
                </w:rPr>
                <w:delText>OCI_</w:delText>
              </w:r>
            </w:del>
            <w:r>
              <w:rPr>
                <w:rFonts w:eastAsia="Calibri" w:cs="Calibri" w:ascii="Calibri" w:hAnsi="Calibri"/>
                <w:sz w:val="22"/>
                <w:szCs w:val="22"/>
              </w:rPr>
              <w:t>Unit_Test_Module.c's own g_registry[] contains exactly 72 distinct UT-*-NNN entries (verified by direct count, not estimated): 65 pre-existing plus the 7 confirmed built this revision (CONN-005, SESS-004/005/006, CONT-001/002/004), matching the most recent full run's own 72-test total exactly. The 65 pre-existing entries are still not individually re-verified test-by-test - worth a dedicated pass to confirm each one's real status and flip its label accordingly. This revision's own 7 new entries ARE individually confirmed - see each one's own badge below, and the full-run result (72/72, 0 fail) in the Findings section that follows the catalog.</w:t>
            </w:r>
          </w:p>
        </w:tc>
      </w:tr>
    </w:tbl>
    <w:p>
      <w:pPr>
        <w:pStyle w:val="Heading2"/>
        <w:spacing w:before="280" w:after="120"/>
        <w:rPr/>
      </w:pPr>
      <w:r>
        <w:rPr/>
        <w:t>LOG - Logger, INI - Config loading, CONN - Connection / Connection Pool, L1 - Level 1 Parser, L2 - Level 2 Validator, META - Metadata resolution, INS - Insert, UPD - Update, DEL - Delete, SEL - Select, PROC - Execute Procedure, AUDIT - Audit Trail, TX - Transaction Manager, SESS - Session Manager (UT-SESS-001 to 003), DATE - Date Handling, VER - Component Versions</w:t>
      </w:r>
    </w:p>
    <w:p>
      <w:pPr>
        <w:pStyle w:val="Normal"/>
        <w:spacing w:before="0" w:after="160"/>
        <w:rPr/>
      </w:pPr>
      <w:r>
        <w:rPr>
          <w:rFonts w:eastAsia="Calibri" w:cs="Calibri" w:ascii="Calibri" w:hAnsi="Calibri"/>
          <w:b w:val="false"/>
          <w:bCs w:val="false"/>
          <w:i w:val="false"/>
          <w:iCs w:val="false"/>
          <w:sz w:val="22"/>
          <w:szCs w:val="22"/>
        </w:rPr>
        <w:t>Unchanged from v1.3 in full, except CONN and TX below - see that version, or the live catalog, for the complete existing entries (UT-LOG-001 to 003, UT-INI-001 to 003, UT-CONN-001 to 004, UT-L1-001 to 008, UT-L2-001 to 009, UT-META-001 to 003, UT-INS-001 to 005, UT-UPD-001 to 004, UT-DEL-001 to 005, UT-SEL-001 to 004, UT-PROC-001 to 006, UT-AUDIT-001 to 003, UT-SESS-001 to 003, UT-DATE-001 to 005, UT-VER-001 to 004). Not reproduced here to keep this revision focused on what's actually new or changed.</w:t>
      </w:r>
    </w:p>
    <w:p>
      <w:pPr>
        <w:pStyle w:val="Heading2"/>
        <w:spacing w:before="280" w:after="120"/>
        <w:rPr/>
      </w:pPr>
      <w:r>
        <w:rPr/>
        <w:t>CONN - addition</w:t>
      </w:r>
    </w:p>
    <w:p>
      <w:pPr>
        <w:pStyle w:val="Normal"/>
        <w:spacing w:before="0" w:after="100"/>
        <w:rPr/>
      </w:pPr>
      <w:r>
        <w:rPr>
          <w:rFonts w:eastAsia="Calibri" w:cs="Calibri" w:ascii="Calibri" w:hAnsi="Calibri"/>
          <w:b/>
          <w:bCs/>
          <w:i/>
          <w:iCs/>
          <w:color w:val="2E7D32"/>
          <w:sz w:val="20"/>
          <w:szCs w:val="20"/>
        </w:rPr>
        <w:t>CONFIRMED IMPLEMENTED - built and passing as of 2026-08-12</w:t>
      </w:r>
    </w:p>
    <w:tbl>
      <w:tblPr>
        <w:tblW w:w="9500" w:type="dxa"/>
        <w:jc w:val="left"/>
        <w:tblInd w:w="0" w:type="dxa"/>
        <w:tblLayout w:type="fixed"/>
        <w:tblCellMar>
          <w:top w:w="80" w:type="dxa"/>
          <w:left w:w="100" w:type="dxa"/>
          <w:bottom w:w="80" w:type="dxa"/>
          <w:right w:w="100" w:type="dxa"/>
        </w:tblCellMar>
      </w:tblPr>
      <w:tblGrid>
        <w:gridCol w:w="1599"/>
        <w:gridCol w:w="700"/>
        <w:gridCol w:w="7201"/>
      </w:tblGrid>
      <w:tr>
        <w:trPr>
          <w:tblHeader w:val="true"/>
        </w:trPr>
        <w:tc>
          <w:tcPr>
            <w:tcW w:w="1599"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ID</w:t>
            </w:r>
          </w:p>
        </w:tc>
        <w:tc>
          <w:tcPr>
            <w:tcW w:w="700"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Tier</w:t>
            </w:r>
          </w:p>
        </w:tc>
        <w:tc>
          <w:tcPr>
            <w:tcW w:w="7201"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Description</w:t>
            </w:r>
          </w:p>
        </w:tc>
      </w:tr>
      <w:tr>
        <w:trPr/>
        <w:tc>
          <w:tcPr>
            <w:tcW w:w="1599"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b/>
                <w:bCs/>
                <w:sz w:val="19"/>
                <w:szCs w:val="19"/>
              </w:rPr>
              <w:t>UT-CONN-003</w:t>
            </w:r>
          </w:p>
        </w:tc>
        <w:tc>
          <w:tcPr>
            <w:tcW w:w="7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2</w:t>
            </w:r>
          </w:p>
        </w:tc>
        <w:tc>
          <w:tcPr>
            <w:tcW w:w="720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(existing test, logger list updated) Every operation-specific logger is correctly non-NULL on a worker_ctx obtained from the pool - list extended this revision to include metrics_writer_logger (added 2026-08-09 as part of the metrics async pipeline), alongside the existing insert/update/delete/select/procedure/etc. loggers.</w:t>
            </w:r>
          </w:p>
        </w:tc>
      </w:tr>
      <w:tr>
        <w:trPr/>
        <w:tc>
          <w:tcPr>
            <w:tcW w:w="1599"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b/>
                <w:bCs/>
                <w:sz w:val="19"/>
                <w:szCs w:val="19"/>
              </w:rPr>
              <w:t>UT-CONN-005</w:t>
            </w:r>
          </w:p>
        </w:tc>
        <w:tc>
          <w:tcPr>
            <w:tcW w:w="7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3</w:t>
            </w:r>
          </w:p>
        </w:tc>
        <w:tc>
          <w:tcPr>
            <w:tcW w:w="720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Confirms OCI_Pool_session_is_alive() correctly detects a killed session - the DETECTION half of self-healing reconnect only (2026-08-07). Deliberately opens its own separate, independent connection as the victim, rather than touching the shared test_ctx every other test in a run depends on - killing that shared connection would silently fail every test that runs after this one. The RECOVERY half (OCI_Pool_reconnect_session()) needs a base_ctx parameter individual tests aren't currently given - a small, deliberate framework extension, not built here; flagged as its own open item, not worked around.</w:t>
            </w:r>
          </w:p>
        </w:tc>
      </w:tr>
    </w:tbl>
    <w:p>
      <w:pPr>
        <w:pStyle w:val="Heading2"/>
        <w:spacing w:before="280" w:after="120"/>
        <w:rPr/>
      </w:pPr>
      <w:r>
        <w:rPr/>
        <w:t>SESS - Session Manager - additions</w:t>
      </w:r>
    </w:p>
    <w:p>
      <w:pPr>
        <w:pStyle w:val="Normal"/>
        <w:spacing w:before="0" w:after="100"/>
        <w:rPr/>
      </w:pPr>
      <w:r>
        <w:rPr>
          <w:rFonts w:eastAsia="Calibri" w:cs="Calibri" w:ascii="Calibri" w:hAnsi="Calibri"/>
          <w:b/>
          <w:bCs/>
          <w:i/>
          <w:iCs/>
          <w:color w:val="2E7D32"/>
          <w:sz w:val="20"/>
          <w:szCs w:val="20"/>
        </w:rPr>
        <w:t>CONFIRMED IMPLEMENTED - built and passing as of 2026-08-12</w:t>
      </w:r>
    </w:p>
    <w:tbl>
      <w:tblPr>
        <w:tblW w:w="9500" w:type="dxa"/>
        <w:jc w:val="left"/>
        <w:tblInd w:w="0" w:type="dxa"/>
        <w:tblLayout w:type="fixed"/>
        <w:tblCellMar>
          <w:top w:w="80" w:type="dxa"/>
          <w:left w:w="100" w:type="dxa"/>
          <w:bottom w:w="80" w:type="dxa"/>
          <w:right w:w="100" w:type="dxa"/>
        </w:tblCellMar>
      </w:tblPr>
      <w:tblGrid>
        <w:gridCol w:w="1599"/>
        <w:gridCol w:w="700"/>
        <w:gridCol w:w="7201"/>
      </w:tblGrid>
      <w:tr>
        <w:trPr>
          <w:tblHeader w:val="true"/>
        </w:trPr>
        <w:tc>
          <w:tcPr>
            <w:tcW w:w="1599"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ID</w:t>
            </w:r>
          </w:p>
        </w:tc>
        <w:tc>
          <w:tcPr>
            <w:tcW w:w="700"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Tier</w:t>
            </w:r>
          </w:p>
        </w:tc>
        <w:tc>
          <w:tcPr>
            <w:tcW w:w="7201"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Description</w:t>
            </w:r>
          </w:p>
        </w:tc>
      </w:tr>
      <w:tr>
        <w:trPr/>
        <w:tc>
          <w:tcPr>
            <w:tcW w:w="1599"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b/>
                <w:bCs/>
                <w:sz w:val="19"/>
                <w:szCs w:val="19"/>
              </w:rPr>
              <w:t>UT-SESS-004</w:t>
            </w:r>
          </w:p>
        </w:tc>
        <w:tc>
          <w:tcPr>
            <w:tcW w:w="7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3</w:t>
            </w:r>
          </w:p>
        </w:tc>
        <w:tc>
          <w:tcPr>
            <w:tcW w:w="720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A worker enqueues an activity touch (session_touch_queue_enqueue, now generic_queue_enqueue as of the 2026-08-09 queue-module swap) after a successful dispatch; the Session Manager thread's own drain confirms both session_touch() (cache) and session_touch_db() (permanent OCI_SESSION row) update LAST_ACTIVITY_TS - regression test for Session Manager Stage 2 (2026-08-06).</w:t>
            </w:r>
          </w:p>
        </w:tc>
      </w:tr>
      <w:tr>
        <w:trPr/>
        <w:tc>
          <w:tcPr>
            <w:tcW w:w="1599"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b/>
                <w:bCs/>
                <w:sz w:val="19"/>
                <w:szCs w:val="19"/>
              </w:rPr>
              <w:t>UT-SESS-005</w:t>
            </w:r>
          </w:p>
        </w:tc>
        <w:tc>
          <w:tcPr>
            <w:tcW w:w="7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3</w:t>
            </w:r>
          </w:p>
        </w:tc>
        <w:tc>
          <w:tcPr>
            <w:tcW w:w="720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Confirms session_validate() itself accepts a real, just-created session and rejects a genuinely unknown one with SESSION_ERR_NOT_FOUND - the underlying mechanism dispatcher.c's own Stage 3 hard rejection relies on. Deliberately tests the function directly, not dispatcher.c's own integration of it (the SESSION_VALIDATION envelope, or the session_validation_enabled kill-switch) - consistent with every other test in this catalog testing the underlying function rather than the dispatch wiring around it.</w:t>
            </w:r>
          </w:p>
        </w:tc>
      </w:tr>
      <w:tr>
        <w:trPr/>
        <w:tc>
          <w:tcPr>
            <w:tcW w:w="1599"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b/>
                <w:bCs/>
                <w:sz w:val="19"/>
                <w:szCs w:val="19"/>
              </w:rPr>
              <w:t>UT-SESS-006</w:t>
            </w:r>
          </w:p>
        </w:tc>
        <w:tc>
          <w:tcPr>
            <w:tcW w:w="7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1</w:t>
            </w:r>
          </w:p>
        </w:tc>
        <w:tc>
          <w:tcPr>
            <w:tcW w:w="720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Confirms generic_queue.c's own "drop rather than block" contract: filling a queue to its exact depth succeeds every time, and one further enqueue past that depth is genuinely rejected (non-blocking) rather than hanging. Uses its own small, independent, test-owned queue rather than the real, shared Session Manager touch queue - that queue doesn't exist yet at the point self-tests run (Session Manager's thread starts later, alongside the worker pool).</w:t>
            </w:r>
          </w:p>
        </w:tc>
      </w:tr>
    </w:tbl>
    <w:p>
      <w:pPr>
        <w:pStyle w:val="Heading2"/>
        <w:spacing w:before="280" w:after="120"/>
        <w:rPr/>
      </w:pPr>
      <w:r>
        <w:rPr/>
        <w:t>CONT - Contention Manager</w:t>
      </w:r>
    </w:p>
    <w:p>
      <w:pPr>
        <w:pStyle w:val="Normal"/>
        <w:spacing w:before="0" w:after="100"/>
        <w:rPr/>
      </w:pPr>
      <w:r>
        <w:rPr>
          <w:rFonts w:eastAsia="Calibri" w:cs="Calibri" w:ascii="Calibri" w:hAnsi="Calibri"/>
          <w:b/>
          <w:bCs/>
          <w:i/>
          <w:iCs/>
          <w:color w:val="2E7D32"/>
          <w:sz w:val="20"/>
          <w:szCs w:val="20"/>
        </w:rPr>
        <w:t>CONFIRMED IMPLEMENTED - built and passing as of 2026-08-12</w:t>
      </w:r>
    </w:p>
    <w:p>
      <w:pPr>
        <w:pStyle w:val="Normal"/>
        <w:spacing w:before="0" w:after="160"/>
        <w:rPr/>
      </w:pPr>
      <w:r>
        <w:rPr>
          <w:rFonts w:eastAsia="Calibri" w:cs="Calibri" w:ascii="Calibri" w:hAnsi="Calibri"/>
          <w:b w:val="false"/>
          <w:bCs w:val="false"/>
          <w:i w:val="false"/>
          <w:iCs w:val="false"/>
          <w:sz w:val="22"/>
          <w:szCs w:val="22"/>
        </w:rPr>
        <w:t>New module code - Contention Manager (file_consumer.c's payload_requires_single_writer_queue(), queue_manager.c's queue_manager_enqueue_to()/queue_manager_enqueue_excluding()), built 2026-08-08. payload_requires_single_writer_queue() itself, and a new contention_manager_mode_is_single_write_queue() extracted alongside it, were both widened from static to exported (2026-08-12) specifically so the test-core module could call them directly - see file_consumer.h's own doc comment on both; not a functional change.</w:t>
      </w:r>
    </w:p>
    <w:tbl>
      <w:tblPr>
        <w:tblW w:w="9500" w:type="dxa"/>
        <w:jc w:val="left"/>
        <w:tblInd w:w="0" w:type="dxa"/>
        <w:tblLayout w:type="fixed"/>
        <w:tblCellMar>
          <w:top w:w="80" w:type="dxa"/>
          <w:left w:w="100" w:type="dxa"/>
          <w:bottom w:w="80" w:type="dxa"/>
          <w:right w:w="100" w:type="dxa"/>
        </w:tblCellMar>
      </w:tblPr>
      <w:tblGrid>
        <w:gridCol w:w="1599"/>
        <w:gridCol w:w="700"/>
        <w:gridCol w:w="7201"/>
      </w:tblGrid>
      <w:tr>
        <w:trPr>
          <w:tblHeader w:val="true"/>
        </w:trPr>
        <w:tc>
          <w:tcPr>
            <w:tcW w:w="1599"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ID</w:t>
            </w:r>
          </w:p>
        </w:tc>
        <w:tc>
          <w:tcPr>
            <w:tcW w:w="700"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Tier</w:t>
            </w:r>
          </w:p>
        </w:tc>
        <w:tc>
          <w:tcPr>
            <w:tcW w:w="7201"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Description</w:t>
            </w:r>
          </w:p>
        </w:tc>
      </w:tr>
      <w:tr>
        <w:trPr/>
        <w:tc>
          <w:tcPr>
            <w:tcW w:w="1599"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b/>
                <w:bCs/>
                <w:sz w:val="19"/>
                <w:szCs w:val="19"/>
              </w:rPr>
              <w:t>UT-CONT-001</w:t>
            </w:r>
          </w:p>
        </w:tc>
        <w:tc>
          <w:tcPr>
            <w:tcW w:w="7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1</w:t>
            </w:r>
          </w:p>
        </w:tc>
        <w:tc>
          <w:tcPr>
            <w:tcW w:w="720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payload_requires_single_writer_queue() correctly classifies a payload as requiring the writer queue for INSERT, UPDATE, and DELETE operation types (XML and JSON each, spaced and unspaced), and correctly does NOT classify SELECT or EXECUTE_PROCEDURE as requiring it - pure string-classification logic, no connection needed.</w:t>
            </w:r>
          </w:p>
        </w:tc>
      </w:tr>
      <w:tr>
        <w:trPr/>
        <w:tc>
          <w:tcPr>
            <w:tcW w:w="1599"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b/>
                <w:bCs/>
                <w:sz w:val="19"/>
                <w:szCs w:val="19"/>
              </w:rPr>
              <w:t>UT-CONT-002</w:t>
            </w:r>
          </w:p>
        </w:tc>
        <w:tc>
          <w:tcPr>
            <w:tcW w:w="7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1</w:t>
            </w:r>
          </w:p>
        </w:tc>
        <w:tc>
          <w:tcPr>
            <w:tcW w:w="720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A multi-operation request containing at least one write operation alongside read operations is classified as requiring the writer queue as a whole - confirms the "any write anywhere in the request" rule (the write sits third, behind two reads), not just "first operation". Sibling check confirms an all-reads request is correctly NOT classified as a write.</w:t>
            </w:r>
          </w:p>
        </w:tc>
      </w:tr>
      <w:tr>
        <w:trPr/>
        <w:tc>
          <w:tcPr>
            <w:tcW w:w="1599"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b/>
                <w:bCs/>
                <w:sz w:val="19"/>
                <w:szCs w:val="19"/>
              </w:rPr>
              <w:t>UT-CONT-004</w:t>
            </w:r>
          </w:p>
        </w:tc>
        <w:tc>
          <w:tcPr>
            <w:tcW w:w="7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1</w:t>
            </w:r>
          </w:p>
        </w:tc>
        <w:tc>
          <w:tcPr>
            <w:tcW w:w="720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contention_manager_mode_is_single_write_queue() (extracted 2026-08-12 from what used to be duplicated inline logic in file_consumer_scan_once(), specifically to make it testable) confirms a bare "1" (the boolean-style value every other recently-added toggle in this project uses) is NOT treated as equivalent to "single_write_queue" - the feature stays off, matching the documented string-only contract - regression test for the exact config mistake made and caught 2026-08-08. Also confirms exact-match and case-insensitive-match both correctly enable the feature, and NULL/empty/other strings correctly don't.</w:t>
            </w:r>
          </w:p>
        </w:tc>
      </w:tr>
    </w:tbl>
    <w:p>
      <w:pPr>
        <w:pStyle w:val="Normal"/>
        <w:spacing w:before="0" w:after="100"/>
        <w:rPr/>
      </w:pPr>
      <w:r>
        <w:rPr>
          <w:rFonts w:eastAsia="Calibri" w:cs="Calibri" w:ascii="Calibri" w:hAnsi="Calibri"/>
          <w:b/>
          <w:bCs/>
          <w:i/>
          <w:iCs/>
          <w:color w:val="A03030"/>
          <w:sz w:val="20"/>
          <w:szCs w:val="20"/>
        </w:rPr>
        <w:t>UT-CONT-003 - ON HOLD (2026-08-12), pending HTTP consumer</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A03030"/>
              <w:left w:val="single" w:sz="16" w:space="0" w:color="A03030"/>
              <w:bottom w:val="single" w:sz="4" w:space="0" w:color="A03030"/>
              <w:right w:val="single" w:sz="4" w:space="0" w:color="A03030"/>
            </w:tcBorders>
            <w:shd w:fill="FBEAEA" w:val="clear"/>
          </w:tcPr>
          <w:p>
            <w:pPr>
              <w:pStyle w:val="Normal"/>
              <w:spacing w:before="0" w:after="60"/>
              <w:rPr/>
            </w:pPr>
            <w:r>
              <w:rPr>
                <w:rFonts w:eastAsia="Calibri" w:cs="Calibri" w:ascii="Calibri" w:hAnsi="Calibri"/>
                <w:b/>
                <w:bCs/>
                <w:sz w:val="22"/>
                <w:szCs w:val="22"/>
              </w:rPr>
              <w:t>Deliberately deferred, not abandoned</w:t>
            </w:r>
          </w:p>
          <w:p>
            <w:pPr>
              <w:pStyle w:val="Normal"/>
              <w:spacing w:before="0" w:after="0"/>
              <w:rPr/>
            </w:pPr>
            <w:r>
              <w:rPr>
                <w:rFonts w:eastAsia="Calibri" w:cs="Calibri" w:ascii="Calibri" w:hAnsi="Calibri"/>
                <w:sz w:val="22"/>
                <w:szCs w:val="22"/>
              </w:rPr>
              <w:t>UT-CONT-003 (write isolation under real concurrent load - a burst of concurrent INSERT/UPDATE/DELETE requests across the full worker pool all landing on the same, single dedicated writer queue, with zero leakage) needs genuine, concurrent, multi-client load actually hitting the worker pool to prove anything real. The self-test framework runs entirely on the main thread, before the worker pool exists at all (see Architecture above) - anything it could simulate wouldn't be testing the same thing the real regression (2026-08-08, row-lock contention eliminated by write isolation) actually depends on. Decision (2026-08-12): hold this test until HTTP consumer exists and can push real, concurrent load through the system - at that point this becomes something to prove by watching real logs under real traffic, not something to fake inside this framework.</w:t>
            </w:r>
          </w:p>
        </w:tc>
      </w:tr>
    </w:tbl>
    <w:p>
      <w:pPr>
        <w:pStyle w:val="Heading2"/>
        <w:spacing w:before="280" w:after="120"/>
        <w:rPr/>
      </w:pPr>
      <w:r>
        <w:rPr/>
        <w:t>MET - Metrics Writer</w:t>
      </w:r>
    </w:p>
    <w:p>
      <w:pPr>
        <w:pStyle w:val="Normal"/>
        <w:spacing w:before="0" w:after="100"/>
        <w:rPr/>
      </w:pPr>
      <w:r>
        <w:rPr>
          <w:rFonts w:eastAsia="Calibri" w:cs="Calibri" w:ascii="Calibri" w:hAnsi="Calibri"/>
          <w:b/>
          <w:bCs/>
          <w:i/>
          <w:iCs/>
          <w:color w:val="B8952B"/>
          <w:sz w:val="20"/>
          <w:szCs w:val="20"/>
        </w:rPr>
        <w:t>PROPOSED ONLY - not yet built</w:t>
      </w:r>
    </w:p>
    <w:p>
      <w:pPr>
        <w:pStyle w:val="Normal"/>
        <w:spacing w:before="0" w:after="160"/>
        <w:rPr/>
      </w:pPr>
      <w:r>
        <w:rPr>
          <w:rFonts w:eastAsia="Calibri" w:cs="Calibri" w:ascii="Calibri" w:hAnsi="Calibri"/>
          <w:b w:val="false"/>
          <w:bCs w:val="false"/>
          <w:i w:val="false"/>
          <w:iCs w:val="false"/>
          <w:sz w:val="22"/>
          <w:szCs w:val="22"/>
        </w:rPr>
        <w:t>New module code - the async metrics pipeline (metrics_writer.c/.h, metrics.c's metrics_finalise_and_enqueue()), built across Stages 1-3, 2026-08-09 to 2026-08-10.</w:t>
      </w:r>
    </w:p>
    <w:tbl>
      <w:tblPr>
        <w:tblW w:w="9500" w:type="dxa"/>
        <w:jc w:val="left"/>
        <w:tblInd w:w="0" w:type="dxa"/>
        <w:tblLayout w:type="fixed"/>
        <w:tblCellMar>
          <w:top w:w="80" w:type="dxa"/>
          <w:left w:w="100" w:type="dxa"/>
          <w:bottom w:w="80" w:type="dxa"/>
          <w:right w:w="100" w:type="dxa"/>
        </w:tblCellMar>
      </w:tblPr>
      <w:tblGrid>
        <w:gridCol w:w="1599"/>
        <w:gridCol w:w="700"/>
        <w:gridCol w:w="7201"/>
      </w:tblGrid>
      <w:tr>
        <w:trPr>
          <w:tblHeader w:val="true"/>
        </w:trPr>
        <w:tc>
          <w:tcPr>
            <w:tcW w:w="1599"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ID</w:t>
            </w:r>
          </w:p>
        </w:tc>
        <w:tc>
          <w:tcPr>
            <w:tcW w:w="700"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Tier</w:t>
            </w:r>
          </w:p>
        </w:tc>
        <w:tc>
          <w:tcPr>
            <w:tcW w:w="7201"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Description</w:t>
            </w:r>
          </w:p>
        </w:tc>
      </w:tr>
      <w:tr>
        <w:trPr/>
        <w:tc>
          <w:tcPr>
            <w:tcW w:w="1599"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b/>
                <w:bCs/>
                <w:sz w:val="19"/>
                <w:szCs w:val="19"/>
              </w:rPr>
              <w:t>UT-MET-001</w:t>
            </w:r>
          </w:p>
        </w:tc>
        <w:tc>
          <w:tcPr>
            <w:tcW w:w="7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1</w:t>
            </w:r>
          </w:p>
        </w:tc>
        <w:tc>
          <w:tcPr>
            <w:tcW w:w="720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metrics_finalise_and_enqueue() returns without blocking regardless of queue state - confirmed by timing a call against a deliberately pre-filled (full) file/DB queue and asserting it returns in comparable time to a call against an empty one, not delayed by queue contention.</w:t>
            </w:r>
          </w:p>
        </w:tc>
      </w:tr>
      <w:tr>
        <w:trPr/>
        <w:tc>
          <w:tcPr>
            <w:tcW w:w="1599"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b/>
                <w:bCs/>
                <w:sz w:val="19"/>
                <w:szCs w:val="19"/>
              </w:rPr>
              <w:t>UT-MET-002</w:t>
            </w:r>
          </w:p>
        </w:tc>
        <w:tc>
          <w:tcPr>
            <w:tcW w:w="7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3</w:t>
            </w:r>
          </w:p>
        </w:tc>
        <w:tc>
          <w:tcPr>
            <w:tcW w:w="720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The DB writer flushes a batch the instant it reaches metrics_per_write records, without waiting for metrics_max_insert_delay_ms to elapse - confirmed via batch timing in the writer's own log.</w:t>
            </w:r>
          </w:p>
        </w:tc>
      </w:tr>
      <w:tr>
        <w:trPr/>
        <w:tc>
          <w:tcPr>
            <w:tcW w:w="1599"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b/>
                <w:bCs/>
                <w:sz w:val="19"/>
                <w:szCs w:val="19"/>
              </w:rPr>
              <w:t>UT-MET-003</w:t>
            </w:r>
          </w:p>
        </w:tc>
        <w:tc>
          <w:tcPr>
            <w:tcW w:w="7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3</w:t>
            </w:r>
          </w:p>
        </w:tc>
        <w:tc>
          <w:tcPr>
            <w:tcW w:w="720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The DB writer flushes a partial batch (fewer than metrics_per_write records) once metrics_max_insert_delay_ms has elapsed since the first unflushed record in that batch - regression test confirming the deadline is measured from the batch's first record, not reset per-record (a trickle of records arriving just under the wire must not be able to starve the flush indefinitely).</w:t>
            </w:r>
          </w:p>
        </w:tc>
      </w:tr>
      <w:tr>
        <w:trPr/>
        <w:tc>
          <w:tcPr>
            <w:tcW w:w="1599"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b/>
                <w:bCs/>
                <w:sz w:val="19"/>
                <w:szCs w:val="19"/>
              </w:rPr>
              <w:t>UT-MET-004</w:t>
            </w:r>
          </w:p>
        </w:tc>
        <w:tc>
          <w:tcPr>
            <w:tcW w:w="7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1</w:t>
            </w:r>
          </w:p>
        </w:tc>
        <w:tc>
          <w:tcPr>
            <w:tcW w:w="720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csv_field() correctly quotes a value containing a comma, a newline, and a double-quote (escaped as two double-quotes) per CSV spec, and leaves a value with none of those characters unquoted - confirmed via round-trip through a real CSV parser, not a naive comma-split (regression test for a false-positive "corruption" finding, 2026-08-09, actually caused by the verification method rather than the data).</w:t>
            </w:r>
          </w:p>
        </w:tc>
      </w:tr>
      <w:tr>
        <w:trPr/>
        <w:tc>
          <w:tcPr>
            <w:tcW w:w="1599"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b/>
                <w:bCs/>
                <w:sz w:val="19"/>
                <w:szCs w:val="19"/>
              </w:rPr>
              <w:t>UT-MET-005</w:t>
            </w:r>
          </w:p>
        </w:tc>
        <w:tc>
          <w:tcPr>
            <w:tcW w:w="7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1</w:t>
            </w:r>
          </w:p>
        </w:tc>
        <w:tc>
          <w:tcPr>
            <w:tcW w:w="720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A shutdown signalled while the DB writer is mid-batch (fewer than metrics_per_write accumulated, deadline not yet reached) still flushes that partial batch before the thread exits - no metrics silently lost on a clean shutdown.</w:t>
            </w:r>
          </w:p>
        </w:tc>
      </w:tr>
      <w:tr>
        <w:trPr/>
        <w:tc>
          <w:tcPr>
            <w:tcW w:w="1599"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b/>
                <w:bCs/>
                <w:sz w:val="19"/>
                <w:szCs w:val="19"/>
              </w:rPr>
              <w:t>UT-MET-006</w:t>
            </w:r>
          </w:p>
        </w:tc>
        <w:tc>
          <w:tcPr>
            <w:tcW w:w="7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1</w:t>
            </w:r>
          </w:p>
        </w:tc>
        <w:tc>
          <w:tcPr>
            <w:tcW w:w="720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consumer_name and the corrected thread_id (logger_get_worker_id(), not raw pthread_self()) are present and correct on every metrics record - regression test for both the consumer-identity gap and the thread-correlation fix, 2026-08-09.</w:t>
            </w:r>
          </w:p>
        </w:tc>
      </w:tr>
    </w:tbl>
    <w:p>
      <w:pPr>
        <w:pStyle w:val="Heading2"/>
        <w:spacing w:before="280" w:after="120"/>
        <w:rPr/>
      </w:pPr>
      <w:r>
        <w:rPr/>
        <w:t>Cross-reference - generic_queue.c already has its own standalone test</w:t>
      </w:r>
    </w:p>
    <w:p>
      <w:pPr>
        <w:pStyle w:val="Normal"/>
        <w:spacing w:before="0" w:after="100"/>
        <w:rPr/>
      </w:pPr>
      <w:r>
        <w:rPr>
          <w:rFonts w:eastAsia="Calibri" w:cs="Calibri" w:ascii="Calibri" w:hAnsi="Calibri"/>
          <w:b/>
          <w:bCs/>
          <w:i/>
          <w:iCs/>
          <w:color w:val="2E7D32"/>
          <w:sz w:val="20"/>
          <w:szCs w:val="20"/>
        </w:rPr>
        <w:t>CONFIRMED - proven independently, 2026-08-09</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4472A8"/>
              <w:left w:val="single" w:sz="16" w:space="0" w:color="4472A8"/>
              <w:bottom w:val="single" w:sz="4" w:space="0" w:color="4472A8"/>
              <w:right w:val="single" w:sz="4" w:space="0" w:color="4472A8"/>
            </w:tcBorders>
            <w:shd w:fill="EAF2FB" w:val="clear"/>
          </w:tcPr>
          <w:p>
            <w:pPr>
              <w:pStyle w:val="Normal"/>
              <w:spacing w:before="0" w:after="60"/>
              <w:rPr/>
            </w:pPr>
            <w:r>
              <w:rPr>
                <w:rFonts w:eastAsia="Calibri" w:cs="Calibri" w:ascii="Calibri" w:hAnsi="Calibri"/>
                <w:b/>
                <w:bCs/>
                <w:sz w:val="22"/>
                <w:szCs w:val="22"/>
              </w:rPr>
              <w:t>Not a catalog gap - covered outside this framework</w:t>
            </w:r>
          </w:p>
          <w:p>
            <w:pPr>
              <w:pStyle w:val="Normal"/>
              <w:spacing w:before="0" w:after="0"/>
              <w:rPr/>
            </w:pPr>
            <w:r>
              <w:rPr>
                <w:rFonts w:eastAsia="Calibri" w:cs="Calibri" w:ascii="Calibri" w:hAnsi="Calibri"/>
                <w:sz w:val="22"/>
                <w:szCs w:val="22"/>
              </w:rPr>
              <w:t>generic_queue.c (the reusable bounded-queue module underlying both the Session Manager touch queue and the Metrics Writer's own queues, 2026-08-09) has its own dedicated, standalone test program - test_generic_queue.c - built and run independently of this catalog (it has its own main(), deliberately kept out of the main project build to avoid colliding with Test_XML_Runner.c's own main()). 8 test cases, including the two that matter most for this module's own correctness: an item delivered to a concurrently-blocked timed waiter without racing the deadline, and a shutdown correctly distinguished from a genuine timeout. Confirmed passing, including under AddressSanitizer, 2026-08-09. Noted here purely so a future reader of this catalog doesn't mistake its absence from the UT-* numbering scheme for a lack of coverage.</w:t>
            </w:r>
          </w:p>
        </w:tc>
      </w:tr>
    </w:tbl>
    <w:p>
      <w:pPr>
        <w:pStyle w:val="Heading2"/>
        <w:spacing w:before="280" w:after="120"/>
        <w:rPr/>
      </w:pPr>
      <w:r>
        <w:rPr/>
        <w:t>Static/grep-based regression checks - additions, matching UT-DATE-005's own pattern</w:t>
      </w:r>
    </w:p>
    <w:p>
      <w:pPr>
        <w:pStyle w:val="Normal"/>
        <w:spacing w:before="0" w:after="100"/>
        <w:rPr/>
      </w:pPr>
      <w:r>
        <w:rPr>
          <w:rFonts w:eastAsia="Calibri" w:cs="Calibri" w:ascii="Calibri" w:hAnsi="Calibri"/>
          <w:b/>
          <w:bCs/>
          <w:i/>
          <w:iCs/>
          <w:color w:val="B8952B"/>
          <w:sz w:val="20"/>
          <w:szCs w:val="20"/>
        </w:rPr>
        <w:t>PROPOSED ONLY - not yet built</w:t>
      </w:r>
    </w:p>
    <w:tbl>
      <w:tblPr>
        <w:tblW w:w="9500" w:type="dxa"/>
        <w:jc w:val="left"/>
        <w:tblInd w:w="0" w:type="dxa"/>
        <w:tblLayout w:type="fixed"/>
        <w:tblCellMar>
          <w:top w:w="80" w:type="dxa"/>
          <w:left w:w="100" w:type="dxa"/>
          <w:bottom w:w="80" w:type="dxa"/>
          <w:right w:w="100" w:type="dxa"/>
        </w:tblCellMar>
      </w:tblPr>
      <w:tblGrid>
        <w:gridCol w:w="1599"/>
        <w:gridCol w:w="700"/>
        <w:gridCol w:w="7201"/>
      </w:tblGrid>
      <w:tr>
        <w:trPr>
          <w:tblHeader w:val="true"/>
        </w:trPr>
        <w:tc>
          <w:tcPr>
            <w:tcW w:w="1599"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ID</w:t>
            </w:r>
          </w:p>
        </w:tc>
        <w:tc>
          <w:tcPr>
            <w:tcW w:w="700"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Tier</w:t>
            </w:r>
          </w:p>
        </w:tc>
        <w:tc>
          <w:tcPr>
            <w:tcW w:w="7201" w:type="dxa"/>
            <w:tcBorders>
              <w:top w:val="single" w:sz="4" w:space="0" w:color="000000"/>
              <w:left w:val="single" w:sz="4" w:space="0" w:color="000000"/>
              <w:bottom w:val="single" w:sz="4" w:space="0" w:color="000000"/>
              <w:right w:val="single" w:sz="4" w:space="0" w:color="000000"/>
            </w:tcBorders>
            <w:shd w:fill="1F3864" w:val="clear"/>
          </w:tcPr>
          <w:p>
            <w:pPr>
              <w:pStyle w:val="Normal"/>
              <w:rPr/>
            </w:pPr>
            <w:r>
              <w:rPr>
                <w:rFonts w:eastAsia="Calibri" w:cs="Calibri" w:ascii="Calibri" w:hAnsi="Calibri"/>
                <w:b/>
                <w:bCs/>
                <w:color w:val="FFFFFF"/>
                <w:sz w:val="20"/>
                <w:szCs w:val="20"/>
              </w:rPr>
              <w:t>Description</w:t>
            </w:r>
          </w:p>
        </w:tc>
      </w:tr>
      <w:tr>
        <w:trPr/>
        <w:tc>
          <w:tcPr>
            <w:tcW w:w="1599"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b/>
                <w:bCs/>
                <w:sz w:val="19"/>
                <w:szCs w:val="19"/>
              </w:rPr>
              <w:t>UT-DATE-006</w:t>
            </w:r>
          </w:p>
        </w:tc>
        <w:tc>
          <w:tcPr>
            <w:tcW w:w="7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1</w:t>
            </w:r>
          </w:p>
        </w:tc>
        <w:tc>
          <w:tcPr>
            <w:tcW w:w="720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No literal "YYYY-MM-DD HH24:MI:SS" (or equivalent hardcoded date format string) exists anywhere in the codebase outside NLS_DATE_FORMAT_DEFAULT's own single definition (ini_reader.h) and METADATA_TIMESTAMP_FORMAT_SQL's own single definition (</w:t>
            </w:r>
            <w:del w:id="15" w:author="Claude" w:date="2026-09-27T12:00:00Z">
              <w:r>
                <w:rPr>
                  <w:rFonts w:eastAsia="Calibri" w:cs="Calibri" w:ascii="Calibri" w:hAnsi="Calibri"/>
                  <w:sz w:val="19"/>
                  <w:szCs w:val="19"/>
                </w:rPr>
                <w:delText>OCI_</w:delText>
              </w:r>
            </w:del>
            <w:r>
              <w:rPr>
                <w:rFonts w:eastAsia="Calibri" w:cs="Calibri" w:ascii="Calibri" w:hAnsi="Calibri"/>
                <w:sz w:val="19"/>
                <w:szCs w:val="19"/>
              </w:rPr>
              <w:t>Table_Metadata_Module.c) - static/grep-based check, not a runtime test, matching UT-DATE-005's own precedent - regression test for the date format centralization work, 2026-08-08.</w:t>
            </w:r>
          </w:p>
        </w:tc>
      </w:tr>
      <w:tr>
        <w:trPr/>
        <w:tc>
          <w:tcPr>
            <w:tcW w:w="1599"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b/>
                <w:bCs/>
                <w:sz w:val="19"/>
                <w:szCs w:val="19"/>
              </w:rPr>
              <w:t>UT-SEL-005</w:t>
            </w:r>
          </w:p>
        </w:tc>
        <w:tc>
          <w:tcPr>
            <w:tcW w:w="7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1</w:t>
            </w:r>
          </w:p>
        </w:tc>
        <w:tc>
          <w:tcPr>
            <w:tcW w:w="720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Every SELECT response includes a &lt;truncated&gt; element with value "true" or "false" - confirmed present in the response envelope regardless of whether truncation actually occurred, so a caller doing a completeness check always has the flag to read, not just when it happens to be true - regression test for the SELECT guard split, 2026-08-09.</w:t>
            </w:r>
          </w:p>
        </w:tc>
      </w:tr>
      <w:tr>
        <w:trPr/>
        <w:tc>
          <w:tcPr>
            <w:tcW w:w="1599"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b/>
                <w:bCs/>
                <w:sz w:val="19"/>
                <w:szCs w:val="19"/>
              </w:rPr>
              <w:t>UT-SEL-006</w:t>
            </w:r>
          </w:p>
        </w:tc>
        <w:tc>
          <w:tcPr>
            <w:tcW w:w="700"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3</w:t>
            </w:r>
          </w:p>
        </w:tc>
        <w:tc>
          <w:tcPr>
            <w:tcW w:w="7201" w:type="dxa"/>
            <w:tcBorders>
              <w:top w:val="single" w:sz="4" w:space="0" w:color="000000"/>
              <w:left w:val="single" w:sz="4" w:space="0" w:color="000000"/>
              <w:bottom w:val="single" w:sz="4" w:space="0" w:color="000000"/>
              <w:right w:val="single" w:sz="4" w:space="0" w:color="000000"/>
            </w:tcBorders>
            <w:tcMar>
              <w:top w:w="60" w:type="dxa"/>
              <w:bottom w:w="60" w:type="dxa"/>
            </w:tcMar>
          </w:tcPr>
          <w:p>
            <w:pPr>
              <w:pStyle w:val="Normal"/>
              <w:rPr/>
            </w:pPr>
            <w:r>
              <w:rPr>
                <w:rFonts w:eastAsia="Calibri" w:cs="Calibri" w:ascii="Calibri" w:hAnsi="Calibri"/>
                <w:sz w:val="19"/>
                <w:szCs w:val="19"/>
              </w:rPr>
              <w:t>record_count=0 (no rows matched) completes as a normal, successful empty result - not an error, not an aborted request - and record_count exceeding query_max_record_count returns exactly the capped number of rows (not more), with &lt;truncated&gt;true&lt;/truncated&gt; - confirms both halves of the guard split independently, including the buffer-safety concern (the fetch SQL itself must be bounded, not just the record_count variable) that made this a genuine bug rather than a simple validation tweak.</w:t>
            </w:r>
          </w:p>
        </w:tc>
      </w:tr>
    </w:tbl>
    <w:p>
      <w:pPr>
        <w:pStyle w:val="Heading1"/>
        <w:spacing w:before="360" w:after="160"/>
        <w:rPr/>
      </w:pPr>
      <w:r>
        <w:rPr/>
        <w:t>Findings from this test catalog work (2026-08-10 to 2026-08-12)</w:t>
      </w:r>
    </w:p>
    <w:p>
      <w:pPr>
        <w:pStyle w:val="Normal"/>
        <w:spacing w:before="0" w:after="160"/>
        <w:rPr/>
      </w:pPr>
      <w:r>
        <w:rPr>
          <w:rFonts w:eastAsia="Calibri" w:cs="Calibri" w:ascii="Calibri" w:hAnsi="Calibri"/>
          <w:b w:val="false"/>
          <w:bCs w:val="false"/>
          <w:i w:val="false"/>
          <w:iCs w:val="false"/>
          <w:sz w:val="22"/>
          <w:szCs w:val="22"/>
        </w:rPr>
        <w:t>The concrete, load-bearing reason this catalog exists: building out the 7 new tests above did not just add coverage - it found four genuine, previously-undetected bugs, two in the test framework itself and two in the product. None were being looked for; each one surfaced because a new test finally exercised a code path nothing had exercised before. Documented here in full, since this is exactly the kind of return that justifies the catalog's own continued upkeep.</w:t>
      </w:r>
    </w:p>
    <w:p>
      <w:pPr>
        <w:pStyle w:val="Heading2"/>
        <w:spacing w:before="280" w:after="120"/>
        <w:rPr/>
      </w:pPr>
      <w:r>
        <w:rPr/>
        <w:t>1. acquire_test_ctx() was missing several fields from its own copy list</w:t>
      </w:r>
    </w:p>
    <w:p>
      <w:pPr>
        <w:pStyle w:val="Normal"/>
        <w:spacing w:before="0" w:after="160"/>
        <w:rPr/>
      </w:pPr>
      <w:r>
        <w:rPr>
          <w:rFonts w:eastAsia="Calibri" w:cs="Calibri" w:ascii="Calibri" w:hAnsi="Calibri"/>
          <w:b w:val="false"/>
          <w:bCs w:val="false"/>
          <w:i w:val="false"/>
          <w:iCs w:val="false"/>
          <w:sz w:val="22"/>
          <w:szCs w:val="22"/>
        </w:rPr>
        <w:t>Every individual test receives a borrowed test_ctx, not the master ctx main() itself holds - acquire_test_ctx() is responsible for copying every field a test might need onto that borrowed copy. UT-SESS-004 and UT-SESS-005 both failed on first run with session_validate() unable to find a session session_create() had just made - traced to session_cache never being copied at all, so both functions were silently operating on a NULL cache pointer (session_cache_store() returns -1 rather than crashing on NULL, which is exactly why this went undetected - session_create() still "succeeded", just with a logged warning nobody had reason to look for). Once fixed, the same UT-PROC-005 investigation (see next finding) surfaced that metrics_writer and metrics_writer_logger had the identical gap. Given the pattern had now repeated twice, a full audit cross-referencing every pointer/struct field on oci_context_t against the copy list found four more genuinely missing fields: connection_logger, dml_logger (its sibling ddl_logger WAS copied - this one simply never was), file_consumer_logger, dispatcher_logger, worker_logger, and resultset_cache (lower severity - no crash risk, but every test had been silently running with resultset caching disabled, always, until this fix - see finding 3 below for why that mattered).</w:t>
      </w:r>
    </w:p>
    <w:p>
      <w:pPr>
        <w:pStyle w:val="Heading2"/>
        <w:spacing w:before="280" w:after="120"/>
        <w:rPr/>
      </w:pPr>
      <w:r>
        <w:rPr/>
        <w:t>2. metrics_writer_start() ran after the self-test suite, and only inside File Consumer's own startup branch</w:t>
      </w:r>
    </w:p>
    <w:p>
      <w:pPr>
        <w:pStyle w:val="Normal"/>
        <w:spacing w:before="0" w:after="160"/>
        <w:rPr/>
      </w:pPr>
      <w:r>
        <w:rPr>
          <w:rFonts w:eastAsia="Calibri" w:cs="Calibri" w:ascii="Calibri" w:hAnsi="Calibri"/>
          <w:b w:val="false"/>
          <w:bCs w:val="false"/>
          <w:i w:val="false"/>
          <w:iCs w:val="false"/>
          <w:sz w:val="22"/>
          <w:szCs w:val="22"/>
        </w:rPr>
        <w:t>UT-PROC-005 (existing regression test, 2026-07-31 double metrics_write() bug) kept failing with "got 0" even after a generous bounded wait for the async Metrics Writer to catch up - not a timing issue at all. metrics_writer_start() was only ever called inside Test_XML_Runner.c's consumer_type=FILE branch, well after unit_test_run_all() already runs unconditionally, before either mode's branching even begins. This meant ctx.metrics_writer was genuinely NULL for the self-test suite's entire run, and - separately - that legacy-harness ("direct") mode never got working metrics persistence at all, for its entire run, in any phase. Nothing crashed, since metrics_finalise_and_enqueue() safely no-ops on a NULL writer by design - which is exactly why this sat invisible until a test finally checked for the row it should have produced. Fixed by relocating the call to before the self-test check, mode-independently - a follow-on consequence of that move was five exit points now running after a genuinely-started writer that were missing their own metrics_writer_stop_and_join() call; each was checked individually and fixed.</w:t>
      </w:r>
    </w:p>
    <w:p>
      <w:pPr>
        <w:pStyle w:val="Heading2"/>
        <w:spacing w:before="280" w:after="120"/>
        <w:rPr/>
      </w:pPr>
      <w:r>
        <w:rPr/>
        <w:t>3. The resultset cache had no write-path invalidation at all</w:t>
      </w:r>
    </w:p>
    <w:p>
      <w:pPr>
        <w:pStyle w:val="Normal"/>
        <w:spacing w:before="0" w:after="160"/>
        <w:rPr/>
      </w:pPr>
      <w:r>
        <w:rPr>
          <w:rFonts w:eastAsia="Calibri" w:cs="Calibri" w:ascii="Calibri" w:hAnsi="Calibri"/>
          <w:b w:val="false"/>
          <w:bCs w:val="false"/>
          <w:i w:val="false"/>
          <w:iCs w:val="false"/>
          <w:sz w:val="22"/>
          <w:szCs w:val="22"/>
        </w:rPr>
        <w:t>UT-SEL-004 (existing regression test, "a post-UPDATE SELECT never returns a stale cached value") could only ever pass trivially before finding 1's own resultset_cache fix above - with that cache pointer always NULL on every test's own ctx, no caching was ever actually active during any test run, so nothing could ever be served stale. Once genuinely active for the first time, it immediately failed: confirmed directly from logs that a SELECT run before and after an intervening UPDATE used character-for-character identical SQL text, and that none of execute_insert_batch()/execute_update_batch()/execute_delete_batch() ever touched resultset_cache in any way. Confirmed this is not a theoretical, opt-in concern - resultset_cache_enabled=1 in the live, deployed config.ini, and cache_hit=1 appears on 55 real SELECT operations in one ordinary run's own metrics. Fixed with table-level invalidation: every cached SELECT now tags itself, at store time, with the tables it depends on (reusing extract_sql_dependencies()'s own existing output - no new SQL parsing needed), and all three write modules invalidate any cached entry touching the table they just modified, immediately after commit. Deliberately table-level, not row-level - simplest correct design for the actual query patterns in this project, per an explicit decision (2026-08-11).</w:t>
      </w:r>
    </w:p>
    <w:p>
      <w:pPr>
        <w:pStyle w:val="Heading2"/>
        <w:spacing w:before="280" w:after="120"/>
        <w:rPr/>
      </w:pPr>
      <w:r>
        <w:rPr/>
        <w:t>4. cache_expire_entry() had an unconditional use-after-free race</w:t>
      </w:r>
    </w:p>
    <w:p>
      <w:pPr>
        <w:pStyle w:val="Normal"/>
        <w:spacing w:before="0" w:after="160"/>
        <w:rPr/>
      </w:pPr>
      <w:r>
        <w:rPr>
          <w:rFonts w:eastAsia="Calibri" w:cs="Calibri" w:ascii="Calibri" w:hAnsi="Calibri"/>
          <w:b w:val="false"/>
          <w:bCs w:val="false"/>
          <w:i w:val="false"/>
          <w:iCs w:val="false"/>
          <w:sz w:val="22"/>
          <w:szCs w:val="22"/>
        </w:rPr>
        <w:t>Found while building finding 3's own fix, before it shipped - not a consequence of shipping it. cache_expire_entry() unlinked and freed a matching cache entry completely unconditionally, with no check on whether another thread currently had it checked out (cur-&gt;in_use) - the same race class as the cache_release() use-after-free fixed 2026-08-09, in a different function that hadn't been touched yet. Low risk while this function was called rarely; wiring table-level invalidation into every single write operation would have made a concurrent "worker mid-read while this entry gets expired" collision realistic under real load rather than a rare edge case. Fixed before the table-invalidation work was wired up anywhere: this function now only ever marks an entry's own expiry_ts in the past, never touches its memory directly - cache_evict_expired() already correctly checks !in_use before it ever frees anything, so the actual reclamation is deferred there, safely.</w:t>
      </w:r>
    </w:p>
    <w:p>
      <w:pPr>
        <w:pStyle w:val="Heading1"/>
        <w:spacing w:before="360" w:after="160"/>
        <w:rPr/>
      </w:pPr>
      <w:r>
        <w:rPr/>
        <w:t>Transaction Manager - per-request scoping (open design decision, 2026-08-10)</w:t>
      </w:r>
    </w:p>
    <w:p>
      <w:pPr>
        <w:pStyle w:val="Normal"/>
        <w:spacing w:before="0" w:after="100"/>
        <w:rPr/>
      </w:pPr>
      <w:r>
        <w:rPr>
          <w:rFonts w:eastAsia="Calibri" w:cs="Calibri" w:ascii="Calibri" w:hAnsi="Calibri"/>
          <w:b/>
          <w:bCs/>
          <w:i/>
          <w:iCs/>
          <w:color w:val="B8952B"/>
          <w:sz w:val="20"/>
          <w:szCs w:val="20"/>
        </w:rPr>
        <w:t>NEW - 2026-08-10 revision, covering this week's multithreaded work</w:t>
      </w:r>
    </w:p>
    <w:p>
      <w:pPr>
        <w:pStyle w:val="Normal"/>
        <w:spacing w:before="0" w:after="160"/>
        <w:rPr/>
      </w:pPr>
      <w:r>
        <w:rPr>
          <w:rFonts w:eastAsia="Calibri" w:cs="Calibri" w:ascii="Calibri" w:hAnsi="Calibri"/>
          <w:b w:val="false"/>
          <w:bCs w:val="false"/>
          <w:i w:val="false"/>
          <w:iCs w:val="false"/>
          <w:sz w:val="22"/>
          <w:szCs w:val="22"/>
        </w:rPr>
        <w:t>TX - Transaction Manager (</w:t>
      </w:r>
      <w:del w:id="16" w:author="Claude" w:date="2026-09-27T12:00:00Z">
        <w:r>
          <w:rPr>
            <w:rFonts w:eastAsia="Calibri" w:cs="Calibri" w:ascii="Calibri" w:hAnsi="Calibri"/>
            <w:b w:val="false"/>
            <w:bCs w:val="false"/>
            <w:i w:val="false"/>
            <w:iCs w:val="false"/>
            <w:sz w:val="22"/>
            <w:szCs w:val="22"/>
          </w:rPr>
          <w:delText>OCI_</w:delText>
        </w:r>
      </w:del>
      <w:r>
        <w:rPr>
          <w:rFonts w:eastAsia="Calibri" w:cs="Calibri" w:ascii="Calibri" w:hAnsi="Calibri"/>
          <w:b w:val="false"/>
          <w:bCs w:val="false"/>
          <w:i w:val="false"/>
          <w:iCs w:val="false"/>
          <w:sz w:val="22"/>
          <w:szCs w:val="22"/>
        </w:rPr>
        <w:t>Transaction_Manager.c/.h). UT-TX-002 and UT-TX-003 unchanged from v1.3 and already implemented - not reproduced here.</w:t>
      </w:r>
    </w:p>
    <w:p>
      <w:pPr>
        <w:pStyle w:val="Heading2"/>
        <w:spacing w:before="280" w:after="120"/>
        <w:rPr/>
      </w:pPr>
      <w:r>
        <w:rPr/>
        <w:t>UT-TX-001 - status update</w:t>
      </w:r>
    </w:p>
    <w:tbl>
      <w:tblPr>
        <w:tblW w:w="5000" w:type="pct"/>
        <w:jc w:val="left"/>
        <w:tblInd w:w="0" w:type="dxa"/>
        <w:tblLayout w:type="fixed"/>
        <w:tblCellMar>
          <w:top w:w="140" w:type="dxa"/>
          <w:left w:w="200" w:type="dxa"/>
          <w:bottom w:w="140" w:type="dxa"/>
          <w:right w:w="200" w:type="dxa"/>
        </w:tblCellMar>
      </w:tblPr>
      <w:tblGrid>
        <w:gridCol w:w="9360"/>
      </w:tblGrid>
      <w:tr>
        <w:trPr/>
        <w:tc>
          <w:tcPr>
            <w:tcW w:w="9360" w:type="dxa"/>
            <w:tcBorders>
              <w:top w:val="single" w:sz="4" w:space="0" w:color="B8952B"/>
              <w:left w:val="single" w:sz="16" w:space="0" w:color="B8952B"/>
              <w:bottom w:val="single" w:sz="4" w:space="0" w:color="B8952B"/>
              <w:right w:val="single" w:sz="4" w:space="0" w:color="B8952B"/>
            </w:tcBorders>
            <w:shd w:fill="FFF4E5" w:val="clear"/>
          </w:tcPr>
          <w:p>
            <w:pPr>
              <w:pStyle w:val="Normal"/>
              <w:spacing w:before="0" w:after="60"/>
              <w:rPr/>
            </w:pPr>
            <w:r>
              <w:rPr>
                <w:rFonts w:eastAsia="Calibri" w:cs="Calibri" w:ascii="Calibri" w:hAnsi="Calibri"/>
                <w:b/>
                <w:bCs/>
                <w:sz w:val="22"/>
                <w:szCs w:val="22"/>
              </w:rPr>
              <w:t>Still deferred, but the reason has changed - this now needs a decision, not just a wait</w:t>
            </w:r>
          </w:p>
          <w:p>
            <w:pPr>
              <w:pStyle w:val="Normal"/>
              <w:spacing w:before="0" w:after="0"/>
              <w:rPr/>
            </w:pPr>
            <w:r>
              <w:rPr>
                <w:rFonts w:eastAsia="Calibri" w:cs="Calibri" w:ascii="Calibri" w:hAnsi="Calibri"/>
                <w:sz w:val="22"/>
                <w:szCs w:val="22"/>
              </w:rPr>
              <w:t>v1.3's own deferral note (2026-08-02) explained that Test_XML_Runner.c's file-consumer loop only ever had ONE, whole-program-run transaction (tx_begin() before the file loop, tx_commit()/tx_rollback() after it) - every file in a run sharing the same commit/rollback outcome, with transaction_required parsed correctly but never actually read or acted on by dispatch. That note's own stated expectation: "once that split exists [File Consumer, extracted from Test_XML_Runner.c into its own module], each individual request is expected to get its own, properly-scoped transaction, respecting transaction_required per-request rather than per-run - at which point UT-TX-001, as originally described, becomes genuinely testable."</w:t>
            </w:r>
            <w:r>
              <w:rPr/>
              <w:br/>
              <w:br/>
            </w:r>
            <w:r>
              <w:rPr>
                <w:rFonts w:eastAsia="Calibri" w:cs="Calibri" w:ascii="Calibri" w:hAnsi="Calibri"/>
                <w:sz w:val="22"/>
                <w:szCs w:val="22"/>
              </w:rPr>
              <w:t>File Consumer now exists (built 2026-08-06 to 2026-08-10, proven under real concurrent load). The expected per-request transaction scoping was not built alongside it - worker.c explicitly, deliberately sets active_tx = NULL for every worker thread ("no managed transaction"), and transaction_required, though still parsed correctly at Level 1, is still never read anywhere in dispatch. This surfaced independently, and by accident, during the 2026-08-09/10 metrics review: transaction_name showing "-" on every File-Consumer-processed metrics row traced back to exactly this gap, not to a bug in that week's own metrics work. [Flagged 2026-09-24, not confirmed either way: a separate piece of work spent 2026-09-23 testing exactly this mechanism through the live HTTP consumer, and dispatcher.c was found to correctly branch on new_request.transaction_required before deciding whether to call tx_begin() - confirmed directly against the source as it stood that day. Whether this was fixed as part of some other, unrelated work between this document’s revision and now isn’t something that pass could confirm. Worth checking the actual history of when this was wired in and updating this section (and the "still deferred" framing around it) accordingly, since the behaviour described here as open does not match what was observed running.]</w:t>
            </w:r>
            <w:r>
              <w:rPr/>
              <w:br/>
              <w:br/>
            </w:r>
            <w:r>
              <w:rPr>
                <w:rFonts w:eastAsia="Calibri" w:cs="Calibri" w:ascii="Calibri" w:hAnsi="Calibri"/>
                <w:sz w:val="22"/>
                <w:szCs w:val="22"/>
              </w:rPr>
              <w:t>This is not a regression and nothing needs restoring from a backup - the per-request scoping described in v1.3 was designed but never implemented for File Consumer at all. The actual open question, unresolved as of this revision: is per-request transaction scoping (matching transaction_required) still wanted for File Consumer and any future HTTP consumer, and if so, what supplies the business-meaningful name equivalent to the legacy harness's hardcoded "Save Booking" - a new field the request itself carries, a default derived from something already present, or is a name not actually needed for File Consumer's own use case even if the transaction boundary itself is? Worth resolving once there's a second, differently-shaped consumer (HTTP) to design against, rather than for File Consumer alone.</w:t>
            </w:r>
          </w:p>
        </w:tc>
      </w:tr>
    </w:tbl>
    <w:p>
      <w:pPr>
        <w:pStyle w:val="Normal"/>
        <w:spacing w:before="0" w:after="160"/>
        <w:rPr/>
      </w:pPr>
      <w:r>
        <w:rPr>
          <w:rFonts w:eastAsia="Calibri" w:cs="Calibri" w:ascii="Calibri" w:hAnsi="Calibri"/>
          <w:b w:val="false"/>
          <w:bCs w:val="false"/>
          <w:i w:val="false"/>
          <w:iCs w:val="false"/>
          <w:sz w:val="22"/>
          <w:szCs w:val="22"/>
        </w:rPr>
        <w:t>UT-TX-001 itself stays exactly as v1.3 described it (a multi-operation request with transaction required="1" where one operation fails rolls back every operation in that request, including ones that individually reported status_code=0 before the failure) - not rewritten here, since the design question above needs resolving before this test is genuinely runnable, exactly as v1.3's own note already said.</w:t>
      </w:r>
    </w:p>
    <w:p>
      <w:pPr>
        <w:pStyle w:val="Heading1"/>
        <w:spacing w:before="360" w:after="160"/>
        <w:rPr/>
      </w:pPr>
      <w:r>
        <w:rPr/>
        <w:t>Decisions</w:t>
      </w:r>
    </w:p>
    <w:p>
      <w:pPr>
        <w:pStyle w:val="Normal"/>
        <w:spacing w:before="0" w:after="160"/>
        <w:rPr/>
      </w:pPr>
      <w:r>
        <w:rPr>
          <w:rFonts w:eastAsia="Calibri" w:cs="Calibri" w:ascii="Calibri" w:hAnsi="Calibri"/>
          <w:b w:val="false"/>
          <w:bCs w:val="false"/>
          <w:i w:val="false"/>
          <w:iCs w:val="false"/>
          <w:sz w:val="22"/>
          <w:szCs w:val="22"/>
        </w:rPr>
        <w:t>v1.3's own three resolved decisions (test table provisioning, authentication deferral, log retention) stand unchanged - not repeated here.</w:t>
      </w:r>
    </w:p>
    <w:p>
      <w:pPr>
        <w:pStyle w:val="ListParagraph"/>
        <w:numPr>
          <w:ilvl w:val="0"/>
          <w:numId w:val="1"/>
        </w:numPr>
        <w:spacing w:before="0" w:after="80"/>
        <w:rPr/>
      </w:pPr>
      <w:r>
        <w:rPr>
          <w:rFonts w:eastAsia="Calibri" w:cs="Calibri" w:ascii="Calibri" w:hAnsi="Calibri"/>
          <w:sz w:val="22"/>
          <w:szCs w:val="22"/>
        </w:rPr>
        <w:t>Self-test suite timing (2026-08-10, resolved by this revision): confirmed, not merely assumed, that running the full self-test suite single-threaded on the main thread, before any worker/Session Manager/Contention-Manager thread starts, remains correct and safe under the current multithreaded architecture - see Architecture section above for the confirming evidence (thread_id=0 on every self-test metric row).</w:t>
      </w:r>
    </w:p>
    <w:p>
      <w:pPr>
        <w:pStyle w:val="ListParagraph"/>
        <w:numPr>
          <w:ilvl w:val="0"/>
          <w:numId w:val="1"/>
        </w:numPr>
        <w:spacing w:before="0" w:after="80"/>
        <w:rPr/>
      </w:pPr>
      <w:r>
        <w:rPr>
          <w:rFonts w:eastAsia="Calibri" w:cs="Calibri" w:ascii="Calibri" w:hAnsi="Calibri"/>
          <w:sz w:val="22"/>
          <w:szCs w:val="22"/>
        </w:rPr>
        <w:t>UT-CONT-003 deferred until HTTP consumer exists (2026-08-12) - see its own entry in the Test Catalog above for the full reasoning; noted here as a resolved decision, not an open question.</w:t>
      </w:r>
    </w:p>
    <w:p>
      <w:pPr>
        <w:pStyle w:val="Heading1"/>
        <w:spacing w:before="360" w:after="160"/>
        <w:rPr>
          <w:ins w:id="18" w:author="Claude" w:date="2026-09-27T12:00:00Z"/>
        </w:rPr>
      </w:pPr>
      <w:ins w:id="17" w:author="Claude" w:date="2026-09-27T12:00:00Z">
        <w:r>
          <w:rPr/>
          <w:t>Appendix - File Name Mapping (2026-09-27)</w:t>
        </w:r>
      </w:ins>
    </w:p>
    <w:p>
      <w:pPr>
        <w:pStyle w:val="Normal"/>
        <w:spacing w:before="0" w:after="160"/>
        <w:rPr/>
      </w:pPr>
      <w:ins w:id="19" w:author="Claude" w:date="2026-09-27T12:00:00Z">
        <w:r>
          <w:rPr/>
          <w:t>Every file this document refers to that was renamed on 2026-09-27, as part of the DataSol_Gateway rename. The references above already use the new names; this table exists so older logs, commit messages and archived copies of this document can still be matched up.</w:t>
        </w:r>
      </w:ins>
    </w:p>
    <w:tbl>
      <w:tblPr>
        <w:tblW w:w="9360" w:type="dxa"/>
        <w:jc w:val="left"/>
        <w:tblInd w:w="0" w:type="dxa"/>
        <w:tblLayout w:type="fixed"/>
        <w:tblCellMar>
          <w:top w:w="0" w:type="dxa"/>
          <w:left w:w="108" w:type="dxa"/>
          <w:bottom w:w="0" w:type="dxa"/>
          <w:right w:w="108" w:type="dxa"/>
        </w:tblCellMar>
      </w:tblPr>
      <w:tblGrid>
        <w:gridCol w:w="4680"/>
        <w:gridCol w:w="4679"/>
      </w:tblGrid>
      <w:tr>
        <w:trPr>
          <w:ins w:id="20" w:author="Claude" w:date="2026-09-27T12:00:00Z"/>
        </w:trPr>
        <w:tc>
          <w:tcPr>
            <w:tcW w:w="4680" w:type="dxa"/>
            <w:tcBorders>
              <w:top w:val="single" w:sz="4" w:space="0" w:color="000000"/>
              <w:left w:val="single" w:sz="4" w:space="0" w:color="000000"/>
              <w:bottom w:val="single" w:sz="4" w:space="0" w:color="000000"/>
              <w:right w:val="single" w:sz="4" w:space="0" w:color="000000"/>
            </w:tcBorders>
            <w:shd w:fill="DCE6F1" w:val="clear"/>
          </w:tcPr>
          <w:p>
            <w:pPr>
              <w:pStyle w:val="Normal"/>
              <w:rPr/>
            </w:pPr>
            <w:ins w:id="21" w:author="Claude" w:date="2026-09-27T12:00:00Z">
              <w:r>
                <w:rPr>
                  <w:b/>
                  <w:bCs/>
                  <w:i w:val="false"/>
                  <w:iCs w:val="false"/>
                </w:rPr>
                <w:t>Before (to 2026-09-24)</w:t>
              </w:r>
            </w:ins>
          </w:p>
        </w:tc>
        <w:tc>
          <w:tcPr>
            <w:tcW w:w="4679" w:type="dxa"/>
            <w:tcBorders>
              <w:top w:val="single" w:sz="4" w:space="0" w:color="000000"/>
              <w:left w:val="single" w:sz="4" w:space="0" w:color="000000"/>
              <w:bottom w:val="single" w:sz="4" w:space="0" w:color="000000"/>
              <w:right w:val="single" w:sz="4" w:space="0" w:color="000000"/>
            </w:tcBorders>
            <w:shd w:fill="DCE6F1" w:val="clear"/>
          </w:tcPr>
          <w:p>
            <w:pPr>
              <w:pStyle w:val="Normal"/>
              <w:rPr/>
            </w:pPr>
            <w:ins w:id="22" w:author="Claude" w:date="2026-09-27T12:00:00Z">
              <w:r>
                <w:rPr>
                  <w:b/>
                  <w:bCs/>
                  <w:i w:val="false"/>
                  <w:iCs w:val="false"/>
                </w:rPr>
                <w:t>After (from 2026-09-27)</w:t>
              </w:r>
            </w:ins>
          </w:p>
        </w:tc>
      </w:tr>
      <w:tr>
        <w:trPr>
          <w:ins w:id="23"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24" w:author="Claude" w:date="2026-09-27T12:00:00Z">
              <w:r>
                <w:rPr>
                  <w:rFonts w:eastAsia="Consolas" w:cs="Consolas" w:ascii="Consolas" w:hAnsi="Consolas"/>
                  <w:b w:val="false"/>
                  <w:bCs w:val="false"/>
                  <w:i w:val="false"/>
                  <w:iCs w:val="false"/>
                  <w:sz w:val="18"/>
                  <w:szCs w:val="18"/>
                </w:rPr>
                <w:t>OCI_Execute_Query_Batch_Module.c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25" w:author="Claude" w:date="2026-09-27T12:00:00Z">
              <w:r>
                <w:rPr>
                  <w:rFonts w:eastAsia="Consolas" w:cs="Consolas" w:ascii="Consolas" w:hAnsi="Consolas"/>
                  <w:b w:val="false"/>
                  <w:bCs w:val="false"/>
                  <w:i w:val="false"/>
                  <w:iCs w:val="false"/>
                  <w:sz w:val="18"/>
                  <w:szCs w:val="18"/>
                </w:rPr>
                <w:t>Execute_Query_Batch_Module.c / .h</w:t>
              </w:r>
            </w:ins>
          </w:p>
        </w:tc>
      </w:tr>
      <w:tr>
        <w:trPr>
          <w:ins w:id="26"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27" w:author="Claude" w:date="2026-09-27T12:00:00Z">
              <w:r>
                <w:rPr>
                  <w:rFonts w:eastAsia="Consolas" w:cs="Consolas" w:ascii="Consolas" w:hAnsi="Consolas"/>
                  <w:b w:val="false"/>
                  <w:bCs w:val="false"/>
                  <w:i w:val="false"/>
                  <w:iCs w:val="false"/>
                  <w:sz w:val="18"/>
                  <w:szCs w:val="18"/>
                </w:rPr>
                <w:t>OCI_Level1_Parser.c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28" w:author="Claude" w:date="2026-09-27T12:00:00Z">
              <w:r>
                <w:rPr>
                  <w:rFonts w:eastAsia="Consolas" w:cs="Consolas" w:ascii="Consolas" w:hAnsi="Consolas"/>
                  <w:b w:val="false"/>
                  <w:bCs w:val="false"/>
                  <w:i w:val="false"/>
                  <w:iCs w:val="false"/>
                  <w:sz w:val="18"/>
                  <w:szCs w:val="18"/>
                </w:rPr>
                <w:t>Level1_Parser.c / .h</w:t>
              </w:r>
            </w:ins>
          </w:p>
        </w:tc>
      </w:tr>
      <w:tr>
        <w:trPr>
          <w:ins w:id="29"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30" w:author="Claude" w:date="2026-09-27T12:00:00Z">
              <w:r>
                <w:rPr>
                  <w:rFonts w:eastAsia="Consolas" w:cs="Consolas" w:ascii="Consolas" w:hAnsi="Consolas"/>
                  <w:b w:val="false"/>
                  <w:bCs w:val="false"/>
                  <w:i w:val="false"/>
                  <w:iCs w:val="false"/>
                  <w:sz w:val="18"/>
                  <w:szCs w:val="18"/>
                </w:rPr>
                <w:t>OCI_Level2_Parser.c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31" w:author="Claude" w:date="2026-09-27T12:00:00Z">
              <w:r>
                <w:rPr>
                  <w:rFonts w:eastAsia="Consolas" w:cs="Consolas" w:ascii="Consolas" w:hAnsi="Consolas"/>
                  <w:b w:val="false"/>
                  <w:bCs w:val="false"/>
                  <w:i w:val="false"/>
                  <w:iCs w:val="false"/>
                  <w:sz w:val="18"/>
                  <w:szCs w:val="18"/>
                </w:rPr>
                <w:t>Level2_Parser.c / .h</w:t>
              </w:r>
            </w:ins>
          </w:p>
        </w:tc>
      </w:tr>
      <w:tr>
        <w:trPr>
          <w:ins w:id="32"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33" w:author="Claude" w:date="2026-09-27T12:00:00Z">
              <w:r>
                <w:rPr>
                  <w:rFonts w:eastAsia="Consolas" w:cs="Consolas" w:ascii="Consolas" w:hAnsi="Consolas"/>
                  <w:b w:val="false"/>
                  <w:bCs w:val="false"/>
                  <w:i w:val="false"/>
                  <w:iCs w:val="false"/>
                  <w:sz w:val="18"/>
                  <w:szCs w:val="18"/>
                </w:rPr>
                <w:t>OCI_Table_Metadata_Module.c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34" w:author="Claude" w:date="2026-09-27T12:00:00Z">
              <w:r>
                <w:rPr>
                  <w:rFonts w:eastAsia="Consolas" w:cs="Consolas" w:ascii="Consolas" w:hAnsi="Consolas"/>
                  <w:b w:val="false"/>
                  <w:bCs w:val="false"/>
                  <w:i w:val="false"/>
                  <w:iCs w:val="false"/>
                  <w:sz w:val="18"/>
                  <w:szCs w:val="18"/>
                </w:rPr>
                <w:t>Table_Metadata_Module.c / .h</w:t>
              </w:r>
            </w:ins>
          </w:p>
        </w:tc>
      </w:tr>
      <w:tr>
        <w:trPr>
          <w:ins w:id="35"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36" w:author="Claude" w:date="2026-09-27T12:00:00Z">
              <w:r>
                <w:rPr>
                  <w:rFonts w:eastAsia="Consolas" w:cs="Consolas" w:ascii="Consolas" w:hAnsi="Consolas"/>
                  <w:b w:val="false"/>
                  <w:bCs w:val="false"/>
                  <w:i w:val="false"/>
                  <w:iCs w:val="false"/>
                  <w:sz w:val="18"/>
                  <w:szCs w:val="18"/>
                </w:rPr>
                <w:t>OCI_Transaction_Manager.c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37" w:author="Claude" w:date="2026-09-27T12:00:00Z">
              <w:r>
                <w:rPr>
                  <w:rFonts w:eastAsia="Consolas" w:cs="Consolas" w:ascii="Consolas" w:hAnsi="Consolas"/>
                  <w:b w:val="false"/>
                  <w:bCs w:val="false"/>
                  <w:i w:val="false"/>
                  <w:iCs w:val="false"/>
                  <w:sz w:val="18"/>
                  <w:szCs w:val="18"/>
                </w:rPr>
                <w:t>Transaction_Manager.c / .h</w:t>
              </w:r>
            </w:ins>
          </w:p>
        </w:tc>
      </w:tr>
      <w:tr>
        <w:trPr>
          <w:ins w:id="38" w:author="Claude" w:date="2026-09-27T12:00:00Z"/>
        </w:trPr>
        <w:tc>
          <w:tcPr>
            <w:tcW w:w="4680" w:type="dxa"/>
            <w:tcBorders>
              <w:top w:val="single" w:sz="4" w:space="0" w:color="000000"/>
              <w:left w:val="single" w:sz="4" w:space="0" w:color="000000"/>
              <w:bottom w:val="single" w:sz="4" w:space="0" w:color="000000"/>
              <w:right w:val="single" w:sz="4" w:space="0" w:color="000000"/>
            </w:tcBorders>
          </w:tcPr>
          <w:p>
            <w:pPr>
              <w:pStyle w:val="Normal"/>
              <w:rPr/>
            </w:pPr>
            <w:ins w:id="39" w:author="Claude" w:date="2026-09-27T12:00:00Z">
              <w:r>
                <w:rPr>
                  <w:rFonts w:eastAsia="Consolas" w:cs="Consolas" w:ascii="Consolas" w:hAnsi="Consolas"/>
                  <w:b w:val="false"/>
                  <w:bCs w:val="false"/>
                  <w:i w:val="false"/>
                  <w:iCs w:val="false"/>
                  <w:sz w:val="18"/>
                  <w:szCs w:val="18"/>
                </w:rPr>
                <w:t>OCI_Unit_Test_Module.c / .h</w:t>
              </w:r>
            </w:ins>
          </w:p>
        </w:tc>
        <w:tc>
          <w:tcPr>
            <w:tcW w:w="4679" w:type="dxa"/>
            <w:tcBorders>
              <w:top w:val="single" w:sz="4" w:space="0" w:color="000000"/>
              <w:left w:val="single" w:sz="4" w:space="0" w:color="000000"/>
              <w:bottom w:val="single" w:sz="4" w:space="0" w:color="000000"/>
              <w:right w:val="single" w:sz="4" w:space="0" w:color="000000"/>
            </w:tcBorders>
          </w:tcPr>
          <w:p>
            <w:pPr>
              <w:pStyle w:val="Normal"/>
              <w:rPr/>
            </w:pPr>
            <w:ins w:id="40" w:author="Claude" w:date="2026-09-27T12:00:00Z">
              <w:r>
                <w:rPr>
                  <w:rFonts w:eastAsia="Consolas" w:cs="Consolas" w:ascii="Consolas" w:hAnsi="Consolas"/>
                  <w:b w:val="false"/>
                  <w:bCs w:val="false"/>
                  <w:i w:val="false"/>
                  <w:iCs w:val="false"/>
                  <w:sz w:val="18"/>
                  <w:szCs w:val="18"/>
                </w:rPr>
                <w:t>Unit_Test_Module.c / .h</w:t>
              </w:r>
            </w:ins>
          </w:p>
        </w:tc>
      </w:tr>
    </w:tbl>
    <w:p>
      <w:pPr>
        <w:pStyle w:val="Normal"/>
        <w:spacing w:before="0" w:after="160"/>
        <w:rPr/>
      </w:pPr>
      <w:ins w:id="41" w:author="Claude" w:date="2026-09-27T12:00:00Z">
        <w:r>
          <w:rPr/>
          <w:t>Project-wide mapping, the names deliberately left unchanged, and the files that are still Oracle-specific after the rename: db_driver_Interface_and_New_Driver_Guide.docx, Section 7.</w:t>
        </w:r>
      </w:ins>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30"/>
  <w:revisionView w:insDel="0" w:formatting="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2</Pages>
  <Words>4926</Words>
  <Characters>29513</Characters>
  <CharactersWithSpaces>34262</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2026-08-12T15:22:38Z</dcterms:created>
  <dc:creator>Un-named</dc:creator>
  <dc:description/>
  <dc:language>en-US</dc:language>
  <cp:lastModifiedBy>Un-named</cp:lastModifiedBy>
  <dcterms:modified xsi:type="dcterms:W3CDTF">2026-08-12T15:22:38Z</dcterms:modified>
  <cp:revision>1</cp:revision>
  <dc:subject/>
  <dc:title/>
</cp:coreProperties>
</file>