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00"/>
        <w:rPr/>
      </w:pPr>
      <w:r>
        <w:rPr/>
        <w:t>db_driver_t Interface &amp; New Driver Guide</w:t>
      </w:r>
    </w:p>
    <w:p>
      <w:pPr>
        <w:pStyle w:val="Normal"/>
        <w:spacing w:before="0" w:after="160"/>
        <w:rPr/>
      </w:pPr>
      <w:r>
        <w:rPr>
          <w:b w:val="false"/>
          <w:bCs w:val="false"/>
          <w:i/>
          <w:iCs/>
        </w:rPr>
        <w:t>Companion reference to the CRUD Execute Modules Reference document and the Independent DDL Module Design Specification. This document is the one that didn't exist before this pass - it describes the interface itself, not any one module's use of it.</w:t>
      </w:r>
    </w:p>
    <w:p>
      <w:pPr>
        <w:pStyle w:val="Normal"/>
        <w:spacing w:before="0" w:after="160"/>
        <w:rPr/>
      </w:pPr>
      <w:r>
        <w:rPr>
          <w:b/>
          <w:bCs/>
          <w:i w:val="false"/>
          <w:iCs w:val="false"/>
        </w:rPr>
        <w:t xml:space="preserve">Status: </w:t>
      </w:r>
      <w:del w:id="0" w:author="Claude" w:date="2026-09-27T12:00:00Z">
        <w:r>
          <w:rPr>
            <w:b/>
            <w:bCs/>
            <w:i w:val="false"/>
            <w:iCs w:val="false"/>
          </w:rPr>
          <w:delText>current as of the 2026-09-22 DDL integration -</w:delText>
        </w:r>
      </w:del>
      <w:ins w:id="1" w:author="Claude" w:date="2026-09-27T12:00:00Z">
        <w:r>
          <w:rPr>
            <w:b/>
            <w:bCs/>
            <w:i w:val="false"/>
            <w:iCs w:val="false"/>
          </w:rPr>
          <w:t>current as of the 2026-09-27 DataSol_Gateway file rename (Section 7), which followed the 2026-09-22 DDL integration -</w:t>
        </w:r>
      </w:ins>
      <w:r>
        <w:rPr>
          <w:b/>
          <w:bCs/>
          <w:i w:val="false"/>
          <w:iCs w:val="false"/>
        </w:rPr>
        <w:t xml:space="preserve"> the sixth and final module of this project's own scope to move behind db_driver_t.</w:t>
      </w:r>
    </w:p>
    <w:p>
      <w:pPr>
        <w:pStyle w:val="Normal"/>
        <w:spacing w:before="0" w:after="160"/>
        <w:rPr>
          <w:ins w:id="3" w:author="Claude" w:date="2026-09-27T12:00:00Z"/>
        </w:rPr>
      </w:pPr>
      <w:ins w:id="2" w:author="Claude" w:date="2026-09-27T12:00:00Z">
        <w:r>
          <w:rPr>
            <w:b w:val="false"/>
            <w:bCs w:val="false"/>
            <w:i/>
            <w:iCs/>
          </w:rPr>
          <w:t>Revision note (v1.1,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The full old-to-new mapping, and what the rename means for a second driver, is in Section 7 below. Function, type, table and log-file names that still carry OCI_ or Data_Manager in the source - OCI_Pool_*(), oci_context_t, OCI_SESSION, OCI_FIELD_TEST, *_Data_Manager.log - are unchanged there, and so are unchanged here.</w:t>
        </w:r>
      </w:ins>
    </w:p>
    <w:p>
      <w:pPr>
        <w:pStyle w:val="Heading1"/>
        <w:spacing w:before="400" w:after="200"/>
        <w:rPr/>
      </w:pPr>
      <w:r>
        <w:rPr/>
        <w:t>1. Overview</w:t>
      </w:r>
    </w:p>
    <w:p>
      <w:pPr>
        <w:pStyle w:val="Normal"/>
        <w:spacing w:before="0" w:after="160"/>
        <w:rPr/>
      </w:pPr>
      <w:r>
        <w:rPr>
          <w:b w:val="false"/>
          <w:bCs w:val="false"/>
          <w:i w:val="false"/>
          <w:iCs w:val="false"/>
        </w:rPr>
        <w:t>db_driver_t is a vendor-neutral interface sitting between this project's core request-handling code (Level 1/Level 2 parsing, validation, response shaping, audit, metrics) and whatever database driver is actually plugged in underneath it. Its purpose is narrow and deliberate: every function pointer in db_driver_t exists because at least one real module in this project needed exactly that call, proven against real Oracle data - nothing was added speculatively.</w:t>
      </w:r>
    </w:p>
    <w:p>
      <w:pPr>
        <w:pStyle w:val="Normal"/>
        <w:spacing w:before="0" w:after="160"/>
        <w:rPr/>
      </w:pPr>
      <w:r>
        <w:rPr>
          <w:b w:val="false"/>
          <w:bCs w:val="false"/>
          <w:i w:val="false"/>
          <w:iCs w:val="false"/>
        </w:rPr>
        <w:t>Six modules were migrated onto this interface, in this order, each proven independently before the next began: SELECT (execute_query_batch), DELETE, UPDATE, INSERT, EXECUTE_PROCEDURE, and DDL (execute_ddl_statement). Each migration followed the same two-stage discipline - a standalone driver-level test harness first (Driver_Select_Test.c through Driver_DDL_Test.c), then a real before/after comparison against a live Oracle instance - and each one found and fixed genuine, previously-latent bugs along the way. Section 5 covers what those bugs actually were; the short version is that every one of them was caught by that discipline, not by inspection alone.</w:t>
      </w:r>
    </w:p>
    <w:p>
      <w:pPr>
        <w:pStyle w:val="Normal"/>
        <w:spacing w:before="0" w:after="160"/>
        <w:rPr/>
      </w:pPr>
      <w:r>
        <w:rPr>
          <w:b w:val="false"/>
          <w:bCs w:val="false"/>
          <w:i w:val="false"/>
          <w:iCs w:val="false"/>
        </w:rPr>
        <w:t>The one thing this document assumes is Section 1's own acid test, taken directly from db_driver.h's own top-of-file comment, because it's the single most useful filter for everything that follows:</w:t>
      </w:r>
    </w:p>
    <w:p>
      <w:pPr>
        <w:pStyle w:val="Normal"/>
        <w:spacing w:before="0" w:after="160"/>
        <w:rPr/>
      </w:pPr>
      <w:r>
        <w:rPr>
          <w:b/>
          <w:bCs/>
        </w:rPr>
        <w:t xml:space="preserve">Acid test: </w:t>
      </w:r>
      <w:r>
        <w:rPr/>
        <w:t>would the same function signature make sense for a SQL Server or ODBC driver too? If yes, it belongs in db_driver_t. If it only makes sense for Oracle - OCI handle types, OCI-specific modes or flags - it stays inside driver_oracle.c and never appears in the shared header.</w:t>
      </w:r>
    </w:p>
    <w:p>
      <w:pPr>
        <w:pStyle w:val="Normal"/>
        <w:spacing w:before="0" w:after="160"/>
        <w:rPr/>
      </w:pPr>
      <w:r>
        <w:rPr>
          <w:b w:val="false"/>
          <w:bCs w:val="false"/>
          <w:i w:val="false"/>
          <w:iCs w:val="false"/>
        </w:rPr>
        <w:t>What stays out of the driver entirely, on the core side of the line: SQL parsing and validation (Level 1/Level 2), request/response shaping and XML/JSON rendering, the resultset and metadata caches, CLOB/BLOB file-write and MIME-type policy, dispatch, session/auth, and metrics. A driver hands back rows and column metadata in the existing, format-agnostic resultset_t and nothing else - it does not know XML or JSON exist.</w:t>
      </w:r>
    </w:p>
    <w:p>
      <w:pPr>
        <w:pStyle w:val="Heading1"/>
        <w:spacing w:before="400" w:after="200"/>
        <w:rPr/>
      </w:pPr>
      <w:r>
        <w:rPr/>
        <w:t>2. The db_driver_t Interface</w:t>
      </w:r>
    </w:p>
    <w:p>
      <w:pPr>
        <w:pStyle w:val="Normal"/>
        <w:spacing w:before="0" w:after="160"/>
        <w:rPr/>
      </w:pPr>
      <w:r>
        <w:rPr>
          <w:b w:val="false"/>
          <w:bCs w:val="false"/>
          <w:i w:val="false"/>
          <w:iCs w:val="false"/>
        </w:rPr>
        <w:t>Every function pointer currently in db_driver_t, grouped by the module that introduced it. Full signatures live in db_driver.h itself, kept current with extensive doc comments at each struct and each function - this table is the contract summary, not a replacement for reading those comments before implementing a new driver.</w:t>
      </w:r>
    </w:p>
    <w:p>
      <w:pPr>
        <w:pStyle w:val="Heading2"/>
        <w:spacing w:before="300" w:after="150"/>
        <w:rPr/>
      </w:pPr>
      <w:r>
        <w:rPr/>
        <w:t>2.1 Connection &amp; session (pre-existing, proven before this project's own six-module pass began)</w:t>
      </w:r>
    </w:p>
    <w:tbl>
      <w:tblPr>
        <w:tblW w:w="9350" w:type="dxa"/>
        <w:jc w:val="left"/>
        <w:tblInd w:w="0" w:type="dxa"/>
        <w:tblLayout w:type="fixed"/>
        <w:tblCellMar>
          <w:top w:w="0" w:type="dxa"/>
          <w:left w:w="108" w:type="dxa"/>
          <w:bottom w:w="0" w:type="dxa"/>
          <w:right w:w="108"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Function</w:t>
            </w:r>
          </w:p>
        </w:tc>
        <w:tc>
          <w:tcPr>
            <w:tcW w:w="6749"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Contract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connect() / disconnect()</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Hides the pooled-vs-direct choice entirely - a single connection is the pool_min_size=pool_max_size=1 degenerate case. Callers never branch on ctx-&gt;ini-&gt;use_connection_pool themselves.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get_session() / release_session()</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Worker-level borrow/return, only meaningful after a pooled connect(). Undefined after a direct-mode connect() - this interface does not change that precondition, only where the call sites live.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session_is_alive() / reconnect_session() / health_check()</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Pool health surface, unchanged in shape by this project's own six-module pass.</w:t>
            </w:r>
          </w:p>
        </w:tc>
      </w:tr>
    </w:tbl>
    <w:p>
      <w:pPr>
        <w:pStyle w:val="Heading2"/>
        <w:spacing w:before="300" w:after="150"/>
        <w:rPr/>
      </w:pPr>
      <w:r>
        <w:rPr/>
        <w:t>2.2 SELECT - the cursor shape</w:t>
      </w:r>
    </w:p>
    <w:p>
      <w:pPr>
        <w:pStyle w:val="Normal"/>
        <w:spacing w:before="0" w:after="160"/>
        <w:rPr/>
      </w:pPr>
      <w:r>
        <w:rPr>
          <w:b w:val="false"/>
          <w:bCs w:val="false"/>
          <w:i w:val="false"/>
          <w:iCs w:val="false"/>
        </w:rPr>
        <w:t>SELECT is a cursor, not a single call - this was a real, deliberate revision after reading execute_query_batch() end to end, not the original design. A single-shot execute_select(req, *out_rs) signature can't represent batch-by-batch fetching without either buffering the whole result in the driver (defeats the point of batching) or the driver knowing about response delivery (violates the driver/core boundary). So the interface is genuinely a cursor: open with no rows yet, fetch repeatedly at the driver's own natural batch size, close. Core decides what to do with each batch - accumulate into one resultset_t, or render and discard immediately for streaming - the driver never needs to know which.</w:t>
      </w:r>
    </w:p>
    <w:tbl>
      <w:tblPr>
        <w:tblW w:w="9350" w:type="dxa"/>
        <w:jc w:val="left"/>
        <w:tblInd w:w="0" w:type="dxa"/>
        <w:tblLayout w:type="fixed"/>
        <w:tblCellMar>
          <w:top w:w="0" w:type="dxa"/>
          <w:left w:w="108" w:type="dxa"/>
          <w:bottom w:w="0" w:type="dxa"/>
          <w:right w:w="108"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Function</w:t>
            </w:r>
          </w:p>
        </w:tc>
        <w:tc>
          <w:tcPr>
            <w:tcW w:w="6749"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Contract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select_open()</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Prepare + describe (OCI_DESCRIBE_ONLY then a real execute - both are needed; describe alone does not open a fetchable cursor). Returns column metadata and a batch size. Reports DB_SELECT_UNSUPPORTED_LOB explicitly for the one case it doesn't handle - see 2.6.</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select_fetch_batch()</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One batch per call, at the cursor's own batch size (possibly downgraded to 1 - see the CLOB note in 2.6). No ctx or logger parameter - reads ctx-&gt;select_logger via the cursor's own stored reference. See Section 4.1 for why this differs from every dml_-family function below, and why that's a real inconsistency worth knowing rather than a deliberate pattern to copy.</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select_close()</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Releases the cursor and every buffer/locator it owns. Branches internally on how the underlying statement handle was obtained (OCIStmtPrepare2 vs OCIHandleAlloc) - see 2.5's own note on why a REFCURSOR needs different release-call handling entirely.</w:t>
            </w:r>
          </w:p>
        </w:tc>
      </w:tr>
    </w:tbl>
    <w:p>
      <w:pPr>
        <w:pStyle w:val="Heading2"/>
        <w:spacing w:before="300" w:after="150"/>
        <w:rPr/>
      </w:pPr>
      <w:r>
        <w:rPr/>
        <w:t>2.3 DML - scalar execute</w:t>
      </w:r>
    </w:p>
    <w:tbl>
      <w:tblPr>
        <w:tblW w:w="9350" w:type="dxa"/>
        <w:jc w:val="left"/>
        <w:tblInd w:w="0" w:type="dxa"/>
        <w:tblLayout w:type="fixed"/>
        <w:tblCellMar>
          <w:top w:w="0" w:type="dxa"/>
          <w:left w:w="108" w:type="dxa"/>
          <w:bottom w:w="0" w:type="dxa"/>
          <w:right w:w="108"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Function</w:t>
            </w:r>
          </w:p>
        </w:tc>
        <w:tc>
          <w:tcPr>
            <w:tcW w:w="6749"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Contract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dml_execute()</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One complete, self-contained operation: prepare, bind every value by position, execute (iters=1), read back the row count, release - all inside one call. Does NOT commit; that stays an explicit, separate application-level decision (see 2.4). Extended 2026-09-22 with optional out_error_message/out_error_message_size (NULL-able) so DDL's own callers can surface real Oracle error text to the client - every prior caller only ever logs a failure.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commit() / rollback()</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Deliberately separate calls, not folded into dml_execute() itself - whether to commit is ctx-&gt;active_tx-dependent application logic, not a vendor concern, and keeping it separate preserves each calling module's own existing commit-or-not branching exactly.</w:t>
            </w:r>
          </w:p>
        </w:tc>
      </w:tr>
    </w:tbl>
    <w:p>
      <w:pPr>
        <w:pStyle w:val="Heading2"/>
        <w:spacing w:before="300" w:after="150"/>
        <w:rPr/>
      </w:pPr>
      <w:r>
        <w:rPr/>
        <w:t>2.4 DML with RETURNING - the two-mechanism split</w:t>
      </w:r>
    </w:p>
    <w:p>
      <w:pPr>
        <w:pStyle w:val="Normal"/>
        <w:spacing w:before="0" w:after="160"/>
        <w:rPr/>
      </w:pPr>
      <w:r>
        <w:rPr>
          <w:b w:val="false"/>
          <w:bCs w:val="false"/>
          <w:i w:val="false"/>
          <w:iCs w:val="false"/>
        </w:rPr>
        <w:t>This is the one place in the interface where a single conceptual need (get back the ROWID(s) a DML statement affected) genuinely needed two different underlying mechanisms, discovered - not assumed - during INSERT's own pass. Both are covered by dml_execute_returning_rowids(); the choice is internal, driven by req-&gt;row_count.</w:t>
      </w:r>
    </w:p>
    <w:tbl>
      <w:tblPr>
        <w:tblW w:w="9350" w:type="dxa"/>
        <w:jc w:val="left"/>
        <w:tblInd w:w="0" w:type="dxa"/>
        <w:tblLayout w:type="fixed"/>
        <w:tblCellMar>
          <w:top w:w="0" w:type="dxa"/>
          <w:left w:w="108" w:type="dxa"/>
          <w:bottom w:w="0" w:type="dxa"/>
          <w:right w:w="108"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Function</w:t>
            </w:r>
          </w:p>
        </w:tc>
        <w:tc>
          <w:tcPr>
            <w:tcW w:w="6749"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Contract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dml_execute_returning_rowids() - row_count ≤ 1</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DELETE/UPDATE's own shape: bind iteration count is always exactly 1, but the WHERE clause can still match an unknown number of physical rows. Uses a dynamic bind (OCIBindDynamic) whose callback fires once per row Oracle actually reports.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dml_execute_returning_rowids() - row_count &gt; 1</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INSERT's own real multi-row batch shape: the row count is known in advance (it's the batch size), not discovered at execute time. Uses a STATIC array bind instead - tried the dynamic mechanism here first, on the reasonable-sounding assumption that a per-iteration callback should generalize to any iters count; real testing showed it doesn't (the array insert always succeeded, but the callback only ever fired once, a genuine unresolved OCI-level limitation for this specific combination). See Section 5 for the full account - this is the single most instructive bug in this project's whole history for exactly the reason it illustrates: reasoning about how an API 'should' generalize is not the same as testing that it does.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rowid_result_free()</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Releases the rowid buffer dml_execute_returning_rowids() allocated. Ownership transfers to the caller on a successful call; the caller must free it exactly once.</w:t>
            </w:r>
          </w:p>
        </w:tc>
      </w:tr>
    </w:tbl>
    <w:p>
      <w:pPr>
        <w:pStyle w:val="Heading2"/>
        <w:spacing w:before="300" w:after="150"/>
        <w:rPr/>
      </w:pPr>
      <w:r>
        <w:rPr/>
        <w:t>2.5 LOB writes</w:t>
      </w:r>
    </w:p>
    <w:tbl>
      <w:tblPr>
        <w:tblW w:w="9350" w:type="dxa"/>
        <w:jc w:val="left"/>
        <w:tblInd w:w="0" w:type="dxa"/>
        <w:tblLayout w:type="fixed"/>
        <w:tblCellMar>
          <w:top w:w="0" w:type="dxa"/>
          <w:left w:w="108" w:type="dxa"/>
          <w:bottom w:w="0" w:type="dxa"/>
          <w:right w:w="108"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Function</w:t>
            </w:r>
          </w:p>
        </w:tc>
        <w:tc>
          <w:tcPr>
            <w:tcW w:w="6749"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Contract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lob_write_by_rowid()</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Writes one column's LOB content to one row, identified by its own ROWID from a prior dml_execute_returning_rowids() call. SELECT FOR UPDATE + persistent locator + chunked OCILobWrite - deliberately not a temporary LOB write, which is documented elsewhere in this codebase as causing a silent SIGSEGV on this OCI version's multi-chunk FIRST_PIECE writes. Confirmed byte-for-byte identical in mechanism whether called for UPDATE's or INSERT's own LOB columns before either integration began - genuine, proven reuse, not an assumption.</w:t>
            </w:r>
          </w:p>
        </w:tc>
      </w:tr>
    </w:tbl>
    <w:p>
      <w:pPr>
        <w:pStyle w:val="Heading2"/>
        <w:spacing w:before="300" w:after="150"/>
        <w:rPr/>
      </w:pPr>
      <w:r>
        <w:rPr/>
        <w:t>2.6 Stored procedures - the newest, most structurally different pair</w:t>
      </w:r>
    </w:p>
    <w:p>
      <w:pPr>
        <w:pStyle w:val="Normal"/>
        <w:spacing w:before="0" w:after="160"/>
        <w:rPr/>
      </w:pPr>
      <w:r>
        <w:rPr>
          <w:b w:val="false"/>
          <w:bCs w:val="false"/>
          <w:i w:val="false"/>
          <w:iCs w:val="false"/>
        </w:rPr>
        <w:t>EXECUTE_PROCEDURE needed genuinely new territory, not an extension of the dml_ family - named (not positional) binds, three distinct bind types in one statement (SQLT_STR/SQLT_INT/SQLT_RSET), and OUT/IN_OUT parameters that are truly two-way (the same buffer read going in, overwritten coming out).</w:t>
      </w:r>
    </w:p>
    <w:tbl>
      <w:tblPr>
        <w:tblW w:w="9350" w:type="dxa"/>
        <w:jc w:val="left"/>
        <w:tblInd w:w="0" w:type="dxa"/>
        <w:tblLayout w:type="fixed"/>
        <w:tblCellMar>
          <w:top w:w="0" w:type="dxa"/>
          <w:left w:w="108" w:type="dxa"/>
          <w:bottom w:w="0" w:type="dxa"/>
          <w:right w:w="108"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Function</w:t>
            </w:r>
          </w:p>
        </w:tc>
        <w:tc>
          <w:tcPr>
            <w:tcW w:w="6749"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rPr>
              <w:t>Contract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dml_execute_procedure()</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One call: prepare, bind every parameter by name and type, execute (always iters=1 - PL/SQL anonymous blocks cannot be array-executed), collect every scalar OUT/IN_OUT value in place, stash every CURSOR OUT parameter's own open statement handle. Does not commit - procedures manage their own transactions internally, and core never calls commit()/rollback() after this either.</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sz w:val="18"/>
                <w:szCs w:val="18"/>
              </w:rPr>
              <w:t>select_open_from_cursor()</w:t>
            </w:r>
          </w:p>
        </w:tc>
        <w:tc>
          <w:tcPr>
            <w:tcW w:w="674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The piece that makes reusing SELECT's own proven fetch machinery for a CURSOR OUT parameter genuinely possible, rather than building a second, parallel fetch implementation (which is exactly what existed before this pass - see Section 5). Takes an opaque cursor handle - a db_proc_param_t's own out_cursor_handle - and does only the describe/define half of what select_open() does; the prepare/execute half already happened as part of the procedure's own execute. Returns the identical shape select_open() returns, so select_fetch_batch()/select_close() work completely unchanged afterward.</w:t>
            </w:r>
          </w:p>
        </w:tc>
      </w:tr>
    </w:tbl>
    <w:p>
      <w:pPr>
        <w:pStyle w:val="Normal"/>
        <w:spacing w:before="0" w:after="160"/>
        <w:rPr/>
      </w:pPr>
      <w:r>
        <w:rPr>
          <w:b w:val="false"/>
          <w:bCs w:val="false"/>
          <w:i w:val="false"/>
          <w:iCs w:val="false"/>
        </w:rPr>
        <w:t>Two implementation details worth knowing before touching this pair again: out_cursor_handle is deliberately opaque (void*) at the core level - core never needs to know it's really an OCIStmt* - and a REFCURSOR's own handle is obtained via OCIHandleAlloc, not OCIStmtPrepare2, so it needs OCIHandleFree on release, not OCIStmtRelease. These are genuinely different release calls; using the wrong one is undefined behavior, not just a style mismatch. select_close() branches on which one applies via a flag set at open time.</w:t>
      </w:r>
    </w:p>
    <w:p>
      <w:pPr>
        <w:pStyle w:val="Heading1"/>
        <w:spacing w:before="400" w:after="200"/>
        <w:rPr/>
      </w:pPr>
      <w:r>
        <w:rPr/>
        <w:t>3. Design Conventions Established Across All Six Modules</w:t>
      </w:r>
    </w:p>
    <w:p>
      <w:pPr>
        <w:pStyle w:val="Heading3"/>
        <w:spacing w:before="240" w:after="120"/>
        <w:rPr/>
      </w:pPr>
      <w:r>
        <w:rPr/>
        <w:t>3.1 NULL means SQL NULL, consistently</w:t>
      </w:r>
    </w:p>
    <w:p>
      <w:pPr>
        <w:pStyle w:val="Normal"/>
        <w:spacing w:before="0" w:after="160"/>
        <w:rPr/>
      </w:pPr>
      <w:r>
        <w:rPr>
          <w:b w:val="false"/>
          <w:bCs w:val="false"/>
          <w:i w:val="false"/>
          <w:iCs w:val="false"/>
        </w:rPr>
        <w:t>Every bind_values-style array in this interface uses the same convention: a NULL pointer at a given position means genuine SQL NULL, not an empty string. This was a real bug once (UPDATE's own first NULL-handling attempt bound an empty string instead), fixed, and then deliberately generalized as the stated convention for every subsequent struct rather than re-derived per module.</w:t>
      </w:r>
    </w:p>
    <w:p>
      <w:pPr>
        <w:pStyle w:val="Heading3"/>
        <w:spacing w:before="240" w:after="120"/>
        <w:rPr/>
      </w:pPr>
      <w:r>
        <w:rPr/>
        <w:t>3.2 Caller-owned buffers vs. driver-allocated, separately-freed results - and why both exist</w:t>
      </w:r>
    </w:p>
    <w:p>
      <w:pPr>
        <w:pStyle w:val="Normal"/>
        <w:spacing w:before="0" w:after="160"/>
        <w:rPr/>
      </w:pPr>
      <w:r>
        <w:rPr>
          <w:b w:val="false"/>
          <w:bCs w:val="false"/>
          <w:i w:val="false"/>
          <w:iCs w:val="false"/>
        </w:rPr>
        <w:t>db_lob_write_request_t's file_path/inline_text and db_proc_param_t's out_value are caller-owned: the caller decides the size, the driver only writes into what it's given. db_rowid_result_t is the opposite - driver-allocated, with its own rowid_result_free(). The difference is principled, not arbitrary: a scalar OUT value has one known, bounded size decided entirely by the caller ahead of time. A ROWID list's length isn't known until Oracle reports how many rows actually matched - there's nothing for the caller to size in advance, so the driver has to own that allocation.</w:t>
      </w:r>
    </w:p>
    <w:p>
      <w:pPr>
        <w:pStyle w:val="Heading3"/>
        <w:spacing w:before="240" w:after="120"/>
        <w:rPr/>
      </w:pPr>
      <w:r>
        <w:rPr/>
        <w:t>3.3 The logger parameter - a real, acknowledged inconsistency</w:t>
      </w:r>
    </w:p>
    <w:p>
      <w:pPr>
        <w:pStyle w:val="Normal"/>
        <w:spacing w:before="0" w:after="160"/>
        <w:rPr/>
      </w:pPr>
      <w:r>
        <w:rPr>
          <w:b w:val="false"/>
          <w:bCs w:val="false"/>
          <w:i w:val="false"/>
          <w:iCs w:val="false"/>
        </w:rPr>
        <w:t>Every function added or touched in this project's own six-module pass (dml_execute() onward) takes an explicit logger_t* parameter, passed by the caller rather than read off ctx internally. This was deliberate from DELETE's own pass onward: a driver function reused by multiple callers, each with its own log file (ctx-&gt;delete_logger vs ctx-&gt;update_logger vs ctx-&gt;insert_logger, and so on), cannot safely hardcode which one to write to without silently mis-attributing log lines the moment a second caller arrives.</w:t>
      </w:r>
    </w:p>
    <w:p>
      <w:pPr>
        <w:pStyle w:val="Normal"/>
        <w:spacing w:before="0" w:after="160"/>
        <w:rPr/>
      </w:pPr>
      <w:r>
        <w:rPr>
          <w:b w:val="false"/>
          <w:bCs w:val="false"/>
          <w:i w:val="false"/>
          <w:iCs w:val="false"/>
        </w:rPr>
        <w:t>select_open()/select_fetch_batch()/select_close() predate this convention and were never revisited to match it - they still read ctx-&gt;select_logger internally, with no explicit logger parameter at all. This is worth knowing precisely, not glossing over: it is not a deliberate two-tier design, it is leftover history from before the convention was established. A new driver author should follow the explicit-parameter convention for anything new, and should not be surprised that the SELECT path alone looks different.</w:t>
      </w:r>
    </w:p>
    <w:p>
      <w:pPr>
        <w:pStyle w:val="Normal"/>
        <w:spacing w:before="0" w:after="160"/>
        <w:rPr/>
      </w:pPr>
      <w:r>
        <w:rPr>
          <w:b w:val="false"/>
          <w:bCs w:val="false"/>
          <w:i w:val="false"/>
          <w:iCs w:val="false"/>
        </w:rPr>
        <w:t>A related, sharper lesson from the DDL pass specifically: a caller of any function in this family must supply every named logger the call chain actually touches, not just the one matching its own module name. EXECUTE_PROCEDURE's own cursor-fetch path alone needed three distinct logger fields populated correctly before it worked - ctx-&gt;select_logger and ctx-&gt;procedure_logger, and, non-obviously, ctx-&gt;Metadata_logger, because get_multi_metadata() (a shared metadata function called from inside the driver's own describe/define path) logs via its own, third, separate field. Missing any one of the three did not crash anything - the project's own NULL-logger guard is deliberately defensive, logging "Logger is NULL" and continuing rather than dereferencing a NULL pointer - which meant the real symptom was silence and a swallowed error message, not an obvious failure. Worth checking every named logger a new test harness's own call chain actually touches, not just the one whose name matches the module under test.</w:t>
      </w:r>
    </w:p>
    <w:p>
      <w:pPr>
        <w:pStyle w:val="Heading3"/>
        <w:spacing w:before="240" w:after="120"/>
        <w:rPr/>
      </w:pPr>
      <w:r>
        <w:rPr/>
        <w:t>3.4 Backward-compatible interface extension - a real constraint, not a suggestion</w:t>
      </w:r>
    </w:p>
    <w:p>
      <w:pPr>
        <w:pStyle w:val="Normal"/>
        <w:spacing w:before="0" w:after="160"/>
        <w:rPr/>
      </w:pPr>
      <w:r>
        <w:rPr>
          <w:b w:val="false"/>
          <w:bCs w:val="false"/>
          <w:i w:val="false"/>
          <w:iCs w:val="false"/>
        </w:rPr>
        <w:t>Two fields were added to already-proven, already-integrated structs during this project (row_count on db_dml_returning_request_t, and out_error_message/out_error_message_size on dml_execute() itself). Both were designed to be optional - NULL or zero skips the new behavior entirely, and every existing caller was intended to need no changes.</w:t>
      </w:r>
    </w:p>
    <w:p>
      <w:pPr>
        <w:pStyle w:val="Normal"/>
        <w:spacing w:before="0" w:after="160"/>
        <w:rPr/>
      </w:pPr>
      <w:r>
        <w:rPr>
          <w:b w:val="false"/>
          <w:bCs w:val="false"/>
          <w:i w:val="false"/>
          <w:iCs w:val="false"/>
        </w:rPr>
        <w:t>Widening a function pointer's own type signature is still a real, breaking change in C, regardless of that intent - there is no default-argument mechanism. Every existing call site of a struct or function being extended must be located and updated to pass the new fields explicitly, even when the value passed is just NULL or 0, or the whole project fails to compile the moment the header changes. This was caught in time on the out_error_message extension specifically (six real call sites across the already-integrated project needed updating) but is worth stating as a standing rule for any future extension, not treated as a one-off scare.</w:t>
      </w:r>
    </w:p>
    <w:p>
      <w:pPr>
        <w:pStyle w:val="Heading1"/>
        <w:spacing w:before="400" w:after="200"/>
        <w:rPr/>
      </w:pPr>
      <w:r>
        <w:rPr/>
        <w:t>4. Building a New Driver</w:t>
      </w:r>
    </w:p>
    <w:p>
      <w:pPr>
        <w:pStyle w:val="Heading2"/>
        <w:spacing w:before="300" w:after="150"/>
        <w:rPr/>
      </w:pPr>
      <w:r>
        <w:rPr/>
        <w:t>4.1 Mandatory vs. conditional functions</w:t>
      </w:r>
    </w:p>
    <w:p>
      <w:pPr>
        <w:pStyle w:val="Normal"/>
        <w:spacing w:before="0" w:after="160"/>
        <w:rPr/>
      </w:pPr>
      <w:r>
        <w:rPr>
          <w:b w:val="false"/>
          <w:bCs w:val="false"/>
          <w:i w:val="false"/>
          <w:iCs w:val="false"/>
        </w:rPr>
        <w:t>connect/disconnect, the session/pool surface, select_open/select_fetch_batch/select_close, dml_execute, and commit/rollback are the load-bearing core - any database driver capable of running this project's request types at all needs these.</w:t>
      </w:r>
    </w:p>
    <w:p>
      <w:pPr>
        <w:pStyle w:val="Normal"/>
        <w:spacing w:before="0" w:after="160"/>
        <w:rPr/>
      </w:pPr>
      <w:r>
        <w:rPr>
          <w:b w:val="false"/>
          <w:bCs w:val="false"/>
          <w:i w:val="false"/>
          <w:iCs w:val="false"/>
        </w:rPr>
        <w:t>dml_execute_returning_rowids()/rowid_result_free() and lob_write_by_rowid() are needed if the target database supports getting identifiers back from a DML statement and writing large-object content - true of most relational databases, but the exact mechanism (Oracle's RETURNING clause, SQL Server's OUTPUT clause, or something else entirely) will differ, and that's expected; only the contract in Section 2.4 needs to hold, not the mechanism.</w:t>
      </w:r>
    </w:p>
    <w:p>
      <w:pPr>
        <w:pStyle w:val="Normal"/>
        <w:spacing w:before="0" w:after="160"/>
        <w:rPr/>
      </w:pPr>
      <w:r>
        <w:rPr>
          <w:b w:val="false"/>
          <w:bCs w:val="false"/>
          <w:i w:val="false"/>
          <w:iCs w:val="false"/>
        </w:rPr>
        <w:t>dml_execute_procedure()/select_open_from_cursor() are only needed if stored procedures with OUT cursor parameters are in scope for that vendor at all. A driver for a database with no stored-procedure support, or no REFCURSOR-equivalent, can reasonably leave these two unimplemented (with db_driver_t reporting them as unavailable, matching the same incomplete-driver guard every module in this project already checks for at startup).</w:t>
      </w:r>
    </w:p>
    <w:p>
      <w:pPr>
        <w:pStyle w:val="Heading2"/>
        <w:spacing w:before="300" w:after="150"/>
        <w:rPr/>
      </w:pPr>
      <w:r>
        <w:rPr/>
        <w:t>4.2 The testing discipline - and why it's not optional</w:t>
      </w:r>
    </w:p>
    <w:p>
      <w:pPr>
        <w:pStyle w:val="Normal"/>
        <w:spacing w:before="0" w:after="160"/>
        <w:rPr/>
      </w:pPr>
      <w:r>
        <w:rPr>
          <w:b w:val="false"/>
          <w:bCs w:val="false"/>
          <w:i w:val="false"/>
          <w:iCs w:val="false"/>
        </w:rPr>
        <w:t>Every one of the six modules in this project followed the same two-stage sequence, and every single one of them found at least one real, previously-latent bug using it - not hypothetically, concretely, as Section 5 documents. The sequence:</w:t>
      </w:r>
    </w:p>
    <w:p>
      <w:pPr>
        <w:pStyle w:val="ListParagraph"/>
        <w:numPr>
          <w:ilvl w:val="0"/>
          <w:numId w:val="3"/>
        </w:numPr>
        <w:spacing w:before="0" w:after="120"/>
        <w:rPr/>
      </w:pPr>
      <w:r>
        <w:rPr/>
        <w:t>A standalone, driver-level test harness (Driver_&lt;Module&gt;_Test.c) - calls db_driver_t directly, with no HTTP layer, no dispatcher, no Level 1/2 parsing involved. Every check is verified independently, via plain, direct OCI calls separate from the driver code under test - never just trusting the driver's own return code.</w:t>
      </w:r>
    </w:p>
    <w:p>
      <w:pPr>
        <w:pStyle w:val="ListParagraph"/>
        <w:numPr>
          <w:ilvl w:val="0"/>
          <w:numId w:val="1"/>
        </w:numPr>
        <w:spacing w:before="0" w:after="120"/>
        <w:rPr/>
      </w:pPr>
      <w:r>
        <w:rPr/>
        <w:t>Only once that harness passes cleanly: integrate into the real module, then run a genuine before/after comparison against a live database - the same real fixtures through the unmodified module first as a baseline, then again through the integrated version, comparing actual outcomes (row counts, returned values, error text, resultset content) rather than just "did it complete without crashing."</w:t>
      </w:r>
    </w:p>
    <w:p>
      <w:pPr>
        <w:pStyle w:val="Normal"/>
        <w:spacing w:before="0" w:after="160"/>
        <w:rPr/>
      </w:pPr>
      <w:r>
        <w:rPr>
          <w:b w:val="false"/>
          <w:bCs w:val="false"/>
          <w:i w:val="false"/>
          <w:iCs w:val="false"/>
        </w:rPr>
        <w:t>The second stage matters as much as the first: several real bugs in this project's history (see 5.6, 5.7) were only caught because the after-run was compared against real baseline content, not just checked for the absence of errors.</w:t>
      </w:r>
    </w:p>
    <w:p>
      <w:pPr>
        <w:pStyle w:val="Heading2"/>
        <w:spacing w:before="300" w:after="150"/>
        <w:rPr/>
      </w:pPr>
      <w:r>
        <w:rPr/>
        <w:t>4.3 A concrete checklist for a genuinely new vendor driver</w:t>
      </w:r>
    </w:p>
    <w:p>
      <w:pPr>
        <w:pStyle w:val="ListParagraph"/>
        <w:numPr>
          <w:ilvl w:val="0"/>
          <w:numId w:val="1"/>
        </w:numPr>
        <w:spacing w:before="0" w:after="120"/>
        <w:rPr/>
      </w:pPr>
      <w:r>
        <w:rPr/>
        <w:t>Read db_driver.h in full before writing any implementation - its own doc comments carry design reasoning that would otherwise need re-deriving.</w:t>
      </w:r>
    </w:p>
    <w:p>
      <w:pPr>
        <w:pStyle w:val="ListParagraph"/>
        <w:numPr>
          <w:ilvl w:val="0"/>
          <w:numId w:val="1"/>
        </w:numPr>
        <w:spacing w:before="0" w:after="120"/>
        <w:rPr/>
      </w:pPr>
      <w:r>
        <w:rPr/>
        <w:t>Implement the mandatory functions first (4.1), proven via their own standalone harnesses, before touching anything conditional.</w:t>
      </w:r>
    </w:p>
    <w:p>
      <w:pPr>
        <w:pStyle w:val="ListParagraph"/>
        <w:numPr>
          <w:ilvl w:val="0"/>
          <w:numId w:val="1"/>
        </w:numPr>
        <w:spacing w:before="0" w:after="120"/>
        <w:rPr/>
      </w:pPr>
      <w:r>
        <w:rPr/>
        <w:t>For any struct with a NULL-means-SQL-NULL convention, replicate that convention exactly - core code on the other side of the interface assumes it uniformly.</w:t>
      </w:r>
    </w:p>
    <w:p>
      <w:pPr>
        <w:pStyle w:val="ListParagraph"/>
        <w:numPr>
          <w:ilvl w:val="0"/>
          <w:numId w:val="1"/>
        </w:numPr>
        <w:spacing w:before="0" w:after="120"/>
        <w:rPr/>
      </w:pPr>
      <w:r>
        <w:rPr/>
        <w:t>Pass logger explicitly wherever the existing convention does (3.3) - do not read a hardcoded logger field internally for anything new.</w:t>
      </w:r>
    </w:p>
    <w:p>
      <w:pPr>
        <w:pStyle w:val="ListParagraph"/>
        <w:numPr>
          <w:ilvl w:val="0"/>
          <w:numId w:val="1"/>
        </w:numPr>
        <w:spacing w:before="0" w:after="120"/>
        <w:rPr/>
      </w:pPr>
      <w:r>
        <w:rPr/>
        <w:t>If extending any existing struct or function signature, locate every existing call site first (3.4) - grep the whole project, not just the file being changed.</w:t>
      </w:r>
    </w:p>
    <w:p>
      <w:pPr>
        <w:pStyle w:val="ListParagraph"/>
        <w:numPr>
          <w:ilvl w:val="0"/>
          <w:numId w:val="1"/>
        </w:numPr>
        <w:spacing w:before="0" w:after="120"/>
        <w:rPr/>
      </w:pPr>
      <w:r>
        <w:rPr/>
        <w:t>Never assume an API 'should' generalize a certain way without testing it - the single most expensive lesson in this project's history (5.6) was exactly that assumption, made once, corrected only after real testing disagreed with the reasoning.</w:t>
      </w:r>
    </w:p>
    <w:p>
      <w:pPr>
        <w:pStyle w:val="Heading1"/>
        <w:spacing w:before="400" w:after="200"/>
        <w:rPr/>
      </w:pPr>
      <w:r>
        <w:rPr/>
        <w:t>5. Lessons Learned, Chronologically</w:t>
      </w:r>
    </w:p>
    <w:p>
      <w:pPr>
        <w:pStyle w:val="Normal"/>
        <w:spacing w:before="0" w:after="160"/>
        <w:rPr/>
      </w:pPr>
      <w:r>
        <w:rPr>
          <w:b w:val="false"/>
          <w:bCs w:val="false"/>
          <w:i w:val="false"/>
          <w:iCs w:val="false"/>
        </w:rPr>
        <w:t>Real incidents from this project's own six-module history, in the order they happened. Included because every one of them is the kind of thing a future driver author - for Oracle or any other vendor - would otherwise be likely to repeat.</w:t>
      </w:r>
    </w:p>
    <w:p>
      <w:pPr>
        <w:pStyle w:val="Heading3"/>
        <w:spacing w:before="240" w:after="120"/>
        <w:rPr/>
      </w:pPr>
      <w:r>
        <w:rPr/>
        <w:t>5.1 SELECT - three real, ASan-confirmed crashes, all found by testing, none by inspection</w:t>
      </w:r>
    </w:p>
    <w:p>
      <w:pPr>
        <w:pStyle w:val="Normal"/>
        <w:spacing w:before="0" w:after="160"/>
        <w:rPr/>
      </w:pPr>
      <w:r>
        <w:rPr>
          <w:b w:val="false"/>
          <w:bCs w:val="false"/>
          <w:i w:val="false"/>
          <w:iCs w:val="false"/>
        </w:rPr>
        <w:t>An unguarded xml_create() NULL dereference, a stale BLOB_list read, and resultset/xml creation wrongly made conditional on is_async when the design required it to be unconditional. All three were caught by a real crash history under concurrent load, then fixed and re-verified against a known-good baseline - not caught by code review alone.</w:t>
      </w:r>
    </w:p>
    <w:p>
      <w:pPr>
        <w:pStyle w:val="Heading3"/>
        <w:spacing w:before="240" w:after="120"/>
        <w:rPr/>
      </w:pPr>
      <w:r>
        <w:rPr/>
        <w:t>5.2 DELETE - the first stale-driver-file lesson</w:t>
      </w:r>
    </w:p>
    <w:p>
      <w:pPr>
        <w:pStyle w:val="Normal"/>
        <w:spacing w:before="0" w:after="160"/>
        <w:rPr/>
      </w:pPr>
      <w:r>
        <w:rPr>
          <w:b w:val="false"/>
          <w:bCs w:val="false"/>
          <w:i w:val="false"/>
          <w:iCs w:val="false"/>
        </w:rPr>
        <w:t>The first real build/link issue in this project: a stale copy of driver_oracle.c was still being linked into the real server build, predating the actual DELETE integration entirely. "The build succeeded" was not evidence that the right source had been compiled - a grep-count check for a known-new symbol became the standing verification step for every module afterward, and caught the same class of issue at least twice more (INSERT, PROCEDURE).</w:t>
      </w:r>
    </w:p>
    <w:p>
      <w:pPr>
        <w:pStyle w:val="Heading3"/>
        <w:spacing w:before="240" w:after="120"/>
        <w:rPr/>
      </w:pPr>
      <w:r>
        <w:rPr/>
        <w:t>5.3 UPDATE - a bind-lifetime bug caught before it shipped, then repeated anyway</w:t>
      </w:r>
    </w:p>
    <w:p>
      <w:pPr>
        <w:pStyle w:val="Normal"/>
        <w:spacing w:before="0" w:after="160"/>
        <w:rPr/>
      </w:pPr>
      <w:r>
        <w:rPr>
          <w:b w:val="false"/>
          <w:bCs w:val="false"/>
          <w:i w:val="false"/>
          <w:iCs w:val="false"/>
        </w:rPr>
        <w:t>The first NULL-binding attempt used a loop-local sb2 indicator variable, which would have gone out of scope before OCIStmtExecute ever read it - caught and corrected before it was ever built. The same exact class of mistake was then repeated, unnoticed at first, during EXECUTE_PROCEDURE's own first bind-loop draft weeks later, and had to be caught a second time. Worth stating plainly: recognizing a bug pattern once is not the same as being immune to repeating it under different surface conditions.</w:t>
      </w:r>
    </w:p>
    <w:p>
      <w:pPr>
        <w:pStyle w:val="Heading3"/>
        <w:spacing w:before="240" w:after="120"/>
        <w:rPr/>
      </w:pPr>
      <w:r>
        <w:rPr/>
        <w:t>5.4 UPDATE - a genuine pre-existing bug, not introduced by this project</w:t>
      </w:r>
    </w:p>
    <w:p>
      <w:pPr>
        <w:pStyle w:val="Normal"/>
        <w:spacing w:before="0" w:after="160"/>
        <w:rPr/>
      </w:pPr>
      <w:r>
        <w:rPr>
          <w:b w:val="false"/>
          <w:bCs w:val="false"/>
          <w:i w:val="false"/>
          <w:iCs w:val="false"/>
        </w:rPr>
        <w:t>rows_affected in the response had always reported the bind-iteration count (always 1 for UPDATE) rather than the real number of physical rows Oracle's own RETURNING clause reported as affected - confirmed directly in this deployment's own real data (a WHERE clause matching hundreds of rows, reporting rows_affected=1 regardless). This was a real, live, already-existing bug that the driver abstraction pass happened to surface and fix, not something introduced by it.</w:t>
      </w:r>
    </w:p>
    <w:p>
      <w:pPr>
        <w:pStyle w:val="Heading3"/>
        <w:spacing w:before="240" w:after="120"/>
        <w:rPr/>
      </w:pPr>
      <w:r>
        <w:rPr/>
        <w:t>5.5 EXECUTE_PROCEDURE - a direction-blind type assignment broke nearly every real call in its first integration run</w:t>
      </w:r>
    </w:p>
    <w:p>
      <w:pPr>
        <w:pStyle w:val="Normal"/>
        <w:spacing w:before="0" w:after="160"/>
        <w:rPr/>
      </w:pPr>
      <w:r>
        <w:rPr>
          <w:b w:val="false"/>
          <w:bCs w:val="false"/>
          <w:i w:val="false"/>
          <w:iCs w:val="false"/>
        </w:rPr>
        <w:t>The driver's own dispatch only takes the SQLT_INT bind path when a parameter's direction is OUT or IN_OUT; a pure-IN NUMBER/INTEGER parameter still needs the SQLT_STR path internally, matching the original code's own real behavior. The integration's own parameter-building code set its type field from is_integer alone, ignoring direction, and only supplied the buffer that path needs when the type looked like STR - silently breaking every real procedure call with a pure-IN scalar parameter, caught only by a real before/after comparison against live data, not by the standalone harness's own narrower test cases.</w:t>
      </w:r>
    </w:p>
    <w:p>
      <w:pPr>
        <w:pStyle w:val="Heading3"/>
        <w:spacing w:before="240" w:after="120"/>
        <w:rPr/>
      </w:pPr>
      <w:r>
        <w:rPr/>
        <w:t>5.6 INSERT - the most instructive bug in this project's history</w:t>
      </w:r>
    </w:p>
    <w:p>
      <w:pPr>
        <w:pStyle w:val="Normal"/>
        <w:spacing w:before="0" w:after="160"/>
        <w:rPr/>
      </w:pPr>
      <w:r>
        <w:rPr>
          <w:b w:val="false"/>
          <w:bCs w:val="false"/>
          <w:i w:val="false"/>
          <w:iCs w:val="false"/>
        </w:rPr>
        <w:t>The original plan for INSERT's real multi-row batch case was to reuse the same dynamic ROWID collector DELETE and UPDATE already used successfully, reasoning that a per-iteration OCI callback should generalize correctly to any row count. Real testing disproved this: the array insert itself always succeeded correctly (every row landed, independently confirmed via direct COUNT queries), but the dynamic callback only ever fired once, regardless of the real row count - a genuine, unresolved OCI-level limitation for this specific combination of a dynamic bind alongside array-bound scalar columns, not a bug in the surrounding logic. The fix was to use a static array bind for this case instead, matching the mechanism the original, already-proven module code used for exactly this shape. The lesson generalizes past this one case: reasoning about how an OCI API 'should' behave, however sound the reasoning sounds, is not evidence that it does - only testing is.</w:t>
      </w:r>
    </w:p>
    <w:p>
      <w:pPr>
        <w:pStyle w:val="Heading3"/>
        <w:spacing w:before="240" w:after="120"/>
        <w:rPr/>
      </w:pPr>
      <w:r>
        <w:rPr/>
        <w:t>5.7 DDL - a false alarm worth learning the right way to rule out</w:t>
      </w:r>
    </w:p>
    <w:p>
      <w:pPr>
        <w:pStyle w:val="Normal"/>
        <w:spacing w:before="0" w:after="160"/>
        <w:rPr/>
      </w:pPr>
      <w:r>
        <w:rPr>
          <w:b w:val="false"/>
          <w:bCs w:val="false"/>
          <w:i w:val="false"/>
          <w:iCs w:val="false"/>
        </w:rPr>
        <w:t>A DROP VIEW call failed with ORA-12609 (TNS receive timeout) during an otherwise clean before/after run. Checking the actual timestamps first - roughly 83 milliseconds elapsed against a 60-second configured timeout, around 700 times too fast for a genuine wait-and-give-up timeout - pointed toward an already-broken connection surfacing quickly, not a real timeout, before the cause (a momentary WiFi drop) was even independently confirmed. A clean re-run passed without incident. The general technique - comparing an error's actual elapsed time against the relevant configured timeout - is a cheap, fast way to rule out new code as the cause before spending real effort investigating the wrong layer.</w:t>
      </w:r>
    </w:p>
    <w:p>
      <w:pPr>
        <w:pStyle w:val="Heading1"/>
        <w:spacing w:before="400" w:after="200"/>
        <w:rPr/>
      </w:pPr>
      <w:r>
        <w:rPr/>
        <w:t>6. Known Follow-Up Items</w:t>
      </w:r>
    </w:p>
    <w:p>
      <w:pPr>
        <w:pStyle w:val="Normal"/>
        <w:spacing w:before="0" w:after="160"/>
        <w:rPr/>
      </w:pPr>
      <w:r>
        <w:rPr>
          <w:b w:val="false"/>
          <w:bCs w:val="false"/>
          <w:i w:val="false"/>
          <w:iCs w:val="false"/>
        </w:rPr>
        <w:t>Not part of this project's own completed scope, listed here so a future pass - in a fresh thread, deliberately, per the same discipline as everything above - starts from an accurate picture rather than rediscovering it.</w:t>
      </w:r>
    </w:p>
    <w:p>
      <w:pPr>
        <w:pStyle w:val="ListParagraph"/>
        <w:numPr>
          <w:ilvl w:val="0"/>
          <w:numId w:val="1"/>
        </w:numPr>
        <w:spacing w:before="0" w:after="120"/>
        <w:rPr/>
      </w:pPr>
      <w:del w:id="4" w:author="Claude" w:date="2026-09-27T12:00:00Z">
        <w:r>
          <w:rPr/>
          <w:delText>OCI_</w:delText>
        </w:r>
      </w:del>
      <w:r>
        <w:rPr/>
        <w:t xml:space="preserve">Table_Metadata_Module.c - audited 2026-09-21, bug found and fixed. get_multi_metadata()/get_request_metadata() (the functions actually used by the real callers - </w:t>
      </w:r>
      <w:del w:id="5" w:author="Claude" w:date="2026-09-27T12:00:00Z">
        <w:r>
          <w:rPr/>
          <w:delText>OCI_</w:delText>
        </w:r>
      </w:del>
      <w:r>
        <w:rPr/>
        <w:t xml:space="preserve">Execute_Query_Batch_Module.c, </w:t>
      </w:r>
      <w:del w:id="6" w:author="Claude" w:date="2026-09-27T12:00:00Z">
        <w:r>
          <w:rPr/>
          <w:delText>OCI_</w:delText>
        </w:r>
      </w:del>
      <w:r>
        <w:rPr/>
        <w:t>Insert_Template_Module.c, dispatcher.c, metadata_cache.c) proved solid. get_table_metadata()/get_object_metadata() turned out not to be on that real call-graph in practice (get_table_metadata()'s only call site was leftover debug logging in dispatch_select(); get_object_metadata() has zero callers anywhere) but had a genuine off-by-two column-count bug (TM_COL_COUNT was 89, the SELECT list actually has 91 columns) silently corrupting the OCI define/fetch protocol state and killing the session with ORA-03114 on the next call - fixed. Confirmed with Driver_Metadata_Test.c (4 functions, 5 tests, standalone harness).</w:t>
      </w:r>
    </w:p>
    <w:p>
      <w:pPr>
        <w:pStyle w:val="ListParagraph"/>
        <w:numPr>
          <w:ilvl w:val="0"/>
          <w:numId w:val="1"/>
        </w:numPr>
        <w:spacing w:before="0" w:after="120"/>
        <w:rPr/>
      </w:pPr>
      <w:r>
        <w:rPr/>
        <w:t xml:space="preserve">The six DDL type-specific modules (Create_Table/View/User/Procedure, Drop_Table, Grant) - confirmed to have zero raw OCI calls; they only parse and validate, and hand off to dispatcher.c, which builds the final DDL text and calls execute_ddl_statement(). No driver-abstraction need. Merged into a single </w:t>
      </w:r>
      <w:del w:id="7" w:author="Claude" w:date="2026-09-27T12:00:00Z">
        <w:r>
          <w:rPr/>
          <w:delText>OCI_</w:delText>
        </w:r>
      </w:del>
      <w:r>
        <w:rPr/>
        <w:t>DDL_Modules.c/.h 2026-09-22/23 (the deferred code-organization decision above, now done) - four duplicated static helpers (byte-for-byte identical across all six originals, confirmed by md5sum) de-duplicated to one copy each; everything else moved verbatim. Confirmed via the same regression signature used throughout this project (18/19/35 pass, 0 fail; matching error-log category/count). Originals kept as .c_21sep/.h_21sep backups, off the compile path.</w:t>
      </w:r>
    </w:p>
    <w:p>
      <w:pPr>
        <w:pStyle w:val="ListParagraph"/>
        <w:numPr>
          <w:ilvl w:val="0"/>
          <w:numId w:val="1"/>
        </w:numPr>
        <w:spacing w:before="0" w:after="120"/>
        <w:rPr/>
      </w:pPr>
      <w:del w:id="8" w:author="Claude" w:date="2026-09-27T12:00:00Z">
        <w:r>
          <w:rPr/>
          <w:delText>OCI_</w:delText>
        </w:r>
      </w:del>
      <w:r>
        <w:rPr/>
        <w:t>Insert_Validate_Module.c - confirmed zero OCI calls. Worth a future look at whether its validation rules themselves (VARCHAR2 length limits, NUMBER precision, date formats) carry Oracle-specific assumptions even without a single OCI call being made - a genuinely different question from "does it call OCI," and not yet checked.</w:t>
      </w:r>
    </w:p>
    <w:p>
      <w:pPr>
        <w:pStyle w:val="ListParagraph"/>
        <w:numPr>
          <w:ilvl w:val="0"/>
          <w:numId w:val="1"/>
        </w:numPr>
        <w:spacing w:before="0" w:after="120"/>
        <w:rPr/>
      </w:pPr>
      <w:del w:id="9" w:author="Claude" w:date="2026-09-27T12:00:00Z">
        <w:r>
          <w:rPr/>
          <w:delText>OCI_</w:delText>
        </w:r>
      </w:del>
      <w:r>
        <w:rPr/>
        <w:t xml:space="preserve">Connection.c / </w:t>
      </w:r>
      <w:del w:id="10" w:author="Claude" w:date="2026-09-27T12:00:00Z">
        <w:r>
          <w:rPr/>
          <w:delText>OCI_</w:delText>
        </w:r>
      </w:del>
      <w:r>
        <w:rPr/>
        <w:t xml:space="preserve">Connection_Pool.c - connection consolidation done 2026-09-22. Data_Manager_Bootstrap.c (the one real production caller bypassing the driver) now routes through driver_oracle.c's connect()/disconnect()/get_session()/release_session() instead of branching on use_connection_pool inline. The non-pooled OCI_Connect()/OCI_Disconnect() renamed to OCI_Connect_standalone()/OCI_Disconnect_standalone() - still legitimately reachable via driver_oracle.c's own use_connection_pool=0 branch and two test harnesses (Driver_Connect_Test.c, </w:t>
      </w:r>
      <w:del w:id="11" w:author="Claude" w:date="2026-09-27T12:00:00Z">
        <w:r>
          <w:rPr/>
          <w:delText>OCI_</w:delText>
        </w:r>
      </w:del>
      <w:r>
        <w:rPr/>
        <w:t>Unit_Test_Module.c's test_ut_conn_005, which deliberately kills this connection to test the pool's dead-session detection), just no longer ambiguous about whether it's safe to call from new production code.</w:t>
      </w:r>
    </w:p>
    <w:p>
      <w:pPr>
        <w:pStyle w:val="ListParagraph"/>
        <w:numPr>
          <w:ilvl w:val="0"/>
          <w:numId w:val="1"/>
        </w:numPr>
        <w:spacing w:before="0" w:after="120"/>
        <w:rPr/>
      </w:pPr>
      <w:del w:id="12" w:author="Claude" w:date="2026-09-27T12:00:00Z">
        <w:r>
          <w:rPr/>
          <w:delText>OCI_</w:delText>
        </w:r>
      </w:del>
      <w:r>
        <w:rPr/>
        <w:t xml:space="preserve">Response_Writer.c, </w:t>
      </w:r>
      <w:del w:id="13" w:author="Claude" w:date="2026-09-27T12:00:00Z">
        <w:r>
          <w:rPr/>
          <w:delText>OCI_</w:delText>
        </w:r>
      </w:del>
      <w:r>
        <w:rPr/>
        <w:t xml:space="preserve">Level1_Parser.c - still unaudited, outside this project's own scope entirely. No claims made either way. </w:t>
      </w:r>
      <w:del w:id="14" w:author="Claude" w:date="2026-09-27T12:00:00Z">
        <w:r>
          <w:rPr/>
          <w:delText>OCI_</w:delText>
        </w:r>
      </w:del>
      <w:r>
        <w:rPr/>
        <w:t xml:space="preserve">Transaction_Manager.c - audited 2026-09-22, clean, no bug found (Driver_Transaction_Test.c, 11 tests). Its commit-retry mechanics (tx_max_retries/tx_retry_delay_ms) were shared with driver_oracle.c's oracle_commit() on 2026-09-23 via a new oci_trans_commit_retry() function, so the standalone commit path gets the same transient-error resilience tx_commit() always had. Separately, a real data-loss bug was found and fixed the same day in </w:t>
      </w:r>
      <w:del w:id="15" w:author="Claude" w:date="2026-09-27T12:00:00Z">
        <w:r>
          <w:rPr/>
          <w:delText>OCI_</w:delText>
        </w:r>
      </w:del>
      <w:r>
        <w:rPr/>
        <w:t>Insert_Execute_Module.c/</w:t>
      </w:r>
      <w:del w:id="16" w:author="Claude" w:date="2026-09-27T12:00:00Z">
        <w:r>
          <w:rPr/>
          <w:delText>OCI_</w:delText>
        </w:r>
      </w:del>
      <w:r>
        <w:rPr/>
        <w:t>Update_Execute_Module.c/</w:t>
      </w:r>
      <w:del w:id="17" w:author="Claude" w:date="2026-09-27T12:00:00Z">
        <w:r>
          <w:rPr/>
          <w:delText>OCI_</w:delText>
        </w:r>
      </w:del>
      <w:r>
        <w:rPr/>
        <w:t xml:space="preserve">Delete_Execute_Module.c: begin_standalone_tx_if_needed()'s side effect of setting ctx-&gt;active_tx for audit-ID purposes made every standalone (transaction_required=0) DML call wrongly skip its own commit, and end_standalone_tx_if_owned() never actually committed - only cleared the pointer. Confirmed live (row absent from the table until fixed, present and reproducible after). Fixed by checking ctx-&gt;active_tx &amp;&amp; !owns_standalone_tx instead of ctx-&gt;active_tx alone. </w:t>
      </w:r>
      <w:del w:id="18" w:author="Claude" w:date="2026-09-27T12:00:00Z">
        <w:r>
          <w:rPr/>
          <w:delText>OCI_</w:delText>
        </w:r>
      </w:del>
      <w:r>
        <w:rPr/>
        <w:t>Level2_Parser.c - audited 2026-09-22, clean, no bug found (Driver_Level2Parser_Test.c, 7 tests).</w:t>
      </w:r>
    </w:p>
    <w:p>
      <w:pPr>
        <w:pStyle w:val="ListParagraph"/>
        <w:numPr>
          <w:ilvl w:val="0"/>
          <w:numId w:val="1"/>
        </w:numPr>
        <w:spacing w:before="0" w:after="120"/>
        <w:rPr/>
      </w:pPr>
      <w:r>
        <w:rPr/>
        <w:t>Multi-operation semantics under transaction_required=0 - confirmed, not a gap: transaction_required=1 is the all-or-nothing mode (one shared transaction_id across every operation in the file); transaction_required=0 is closer to autocommit-per-operation, and each operation in a multi-operation file gets its own independent transaction identity and commits independently, confirmed directly against a purpose-built 3-operation fixture (Unit_Test_Insert_Round_5_2.xml) showing three distinct transaction_id values in metrics_Data_Manager.csv for the three operations. This is the intended design, not something this pass changed - it only became directly observable once the standalone-commit bug above was fixed, since before that nothing under transaction_required=0 committed at all.</w:t>
      </w:r>
    </w:p>
    <w:p>
      <w:pPr>
        <w:pStyle w:val="ListParagraph"/>
        <w:numPr>
          <w:ilvl w:val="0"/>
          <w:numId w:val="1"/>
        </w:numPr>
        <w:spacing w:before="0" w:after="120"/>
        <w:rPr>
          <w:ins w:id="20" w:author="Claude" w:date="2026-09-27T12:00:00Z"/>
        </w:rPr>
      </w:pPr>
      <w:r>
        <w:rPr/>
        <w:t>Renaming the OCI_ prefix off the six modules proven vendor-neutral by this project (SELECT/DELETE/UPDATE/INSERT/EXECUTE_PROCEDURE/DDL's own execute modules) - confirmed safe in principle, deferred by explicit choice this round. Every #include reference across the project would need checking alongside the rename, not just the six files themselves.</w:t>
      </w:r>
      <w:ins w:id="19" w:author="Claude" w:date="2026-09-27T12:00:00Z">
        <w:r>
          <w:rPr/>
          <w:t xml:space="preserve"> Done 2026-09-27, and extended to every OCI_-prefixed source and header file - see Section 7.</w:t>
        </w:r>
      </w:ins>
    </w:p>
    <w:p>
      <w:pPr>
        <w:pStyle w:val="Heading1"/>
        <w:spacing w:before="400" w:after="200"/>
        <w:rPr>
          <w:ins w:id="22" w:author="Claude" w:date="2026-09-27T12:00:00Z"/>
        </w:rPr>
      </w:pPr>
      <w:ins w:id="21" w:author="Claude" w:date="2026-09-27T12:00:00Z">
        <w:r>
          <w:rPr/>
          <w:t>7. File Organisation after the DataSol_Gateway Rename (2026-09-27)</w:t>
        </w:r>
      </w:ins>
    </w:p>
    <w:p>
      <w:pPr>
        <w:pStyle w:val="Normal"/>
        <w:spacing w:before="0" w:after="160"/>
        <w:rPr>
          <w:ins w:id="24" w:author="Claude" w:date="2026-09-27T12:00:00Z"/>
        </w:rPr>
      </w:pPr>
      <w:ins w:id="23" w:author="Claude" w:date="2026-09-27T12:00:00Z">
        <w:r>
          <w:rPr>
            <w:b/>
            <w:bCs/>
            <w:i w:val="false"/>
            <w:iCs w:val="false"/>
          </w:rPr>
          <w:t>Completed 2026-09-27, after every module above was proven: the project was renamed DataSol_Gateway (the Eclipse project and the executable, formerly OCI_Wrapper), and the OCI_ prefix was removed from every source and header file whose name carried it - not only the six execute modules Section 6's last item proposed, but every header under include/ and every module under src/ outside the Drivers/Oracle harness folder. A clean rebuild confirmed it. Nothing about the interface, the conventions in Section 3 or the testing discipline in Section 4 changed. This section exists for the next driver author - driver_mssql is next: with the prefix gone, a file's name no longer signals whether it is Oracle-specific, so 7.3 and 7.4 record which files still are.</w:t>
        </w:r>
      </w:ins>
    </w:p>
    <w:p>
      <w:pPr>
        <w:pStyle w:val="Heading2"/>
        <w:spacing w:before="300" w:after="150"/>
        <w:rPr/>
      </w:pPr>
      <w:ins w:id="25" w:author="Claude" w:date="2026-09-27T12:00:00Z">
        <w:r>
          <w:rPr/>
          <w:t>7.1 Old to new file names</w:t>
        </w:r>
      </w:ins>
    </w:p>
    <w:tbl>
      <w:tblPr>
        <w:tblW w:w="9360" w:type="dxa"/>
        <w:jc w:val="left"/>
        <w:tblInd w:w="0" w:type="dxa"/>
        <w:tblLayout w:type="fixed"/>
        <w:tblCellMar>
          <w:top w:w="0" w:type="dxa"/>
          <w:left w:w="108" w:type="dxa"/>
          <w:bottom w:w="0" w:type="dxa"/>
          <w:right w:w="108" w:type="dxa"/>
        </w:tblCellMar>
      </w:tblPr>
      <w:tblGrid>
        <w:gridCol w:w="4680"/>
        <w:gridCol w:w="4679"/>
      </w:tblGrid>
      <w:tr>
        <w:trPr>
          <w:ins w:id="26" w:author="Claude" w:date="2026-09-27T12:00:00Z"/>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27" w:author="Claude" w:date="2026-09-27T12:00:00Z">
              <w:r>
                <w:rPr>
                  <w:b/>
                  <w:bCs/>
                  <w:i w:val="false"/>
                  <w:iCs w:val="false"/>
                </w:rPr>
                <w:t>Before (to 2026-09-24)</w:t>
              </w:r>
            </w:ins>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28" w:author="Claude" w:date="2026-09-27T12:00:00Z">
              <w:r>
                <w:rPr>
                  <w:b/>
                  <w:bCs/>
                  <w:i w:val="false"/>
                  <w:iCs w:val="false"/>
                </w:rPr>
                <w:t>After (from 2026-09-27)</w:t>
              </w:r>
            </w:ins>
          </w:p>
        </w:tc>
      </w:tr>
      <w:tr>
        <w:trPr>
          <w:ins w:id="2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0" w:author="Claude" w:date="2026-09-27T12:00:00Z">
              <w:r>
                <w:rPr>
                  <w:rFonts w:eastAsia="Consolas" w:cs="Consolas" w:ascii="Consolas" w:hAnsi="Consolas"/>
                  <w:b w:val="false"/>
                  <w:bCs w:val="false"/>
                  <w:i w:val="false"/>
                  <w:iCs w:val="false"/>
                  <w:sz w:val="18"/>
                  <w:szCs w:val="18"/>
                </w:rPr>
                <w:t>OCI_Audit_Trail_Manager.c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1" w:author="Claude" w:date="2026-09-27T12:00:00Z">
              <w:r>
                <w:rPr>
                  <w:rFonts w:eastAsia="Consolas" w:cs="Consolas" w:ascii="Consolas" w:hAnsi="Consolas"/>
                  <w:b w:val="false"/>
                  <w:bCs w:val="false"/>
                  <w:i w:val="false"/>
                  <w:iCs w:val="false"/>
                  <w:sz w:val="18"/>
                  <w:szCs w:val="18"/>
                </w:rPr>
                <w:t>Audit_Trail_Manager.c / .h</w:t>
              </w:r>
            </w:ins>
          </w:p>
        </w:tc>
      </w:tr>
      <w:tr>
        <w:trPr>
          <w:ins w:id="3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3" w:author="Claude" w:date="2026-09-27T12:00:00Z">
              <w:r>
                <w:rPr>
                  <w:rFonts w:eastAsia="Consolas" w:cs="Consolas" w:ascii="Consolas" w:hAnsi="Consolas"/>
                  <w:b w:val="false"/>
                  <w:bCs w:val="false"/>
                  <w:i w:val="false"/>
                  <w:iCs w:val="false"/>
                  <w:sz w:val="18"/>
                  <w:szCs w:val="18"/>
                </w:rPr>
                <w:t>OCI_Auth_Manager.c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4" w:author="Claude" w:date="2026-09-27T12:00:00Z">
              <w:r>
                <w:rPr>
                  <w:rFonts w:eastAsia="Consolas" w:cs="Consolas" w:ascii="Consolas" w:hAnsi="Consolas"/>
                  <w:b w:val="false"/>
                  <w:bCs w:val="false"/>
                  <w:i w:val="false"/>
                  <w:iCs w:val="false"/>
                  <w:sz w:val="18"/>
                  <w:szCs w:val="18"/>
                </w:rPr>
                <w:t>Auth_Manager.c / .h</w:t>
              </w:r>
            </w:ins>
          </w:p>
        </w:tc>
      </w:tr>
      <w:tr>
        <w:trPr>
          <w:ins w:id="3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6" w:author="Claude" w:date="2026-09-27T12:00:00Z">
              <w:r>
                <w:rPr>
                  <w:rFonts w:eastAsia="Consolas" w:cs="Consolas" w:ascii="Consolas" w:hAnsi="Consolas"/>
                  <w:b w:val="false"/>
                  <w:bCs w:val="false"/>
                  <w:i w:val="false"/>
                  <w:iCs w:val="false"/>
                  <w:sz w:val="18"/>
                  <w:szCs w:val="18"/>
                </w:rPr>
                <w:t>OCI_Authz_Manager.c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7" w:author="Claude" w:date="2026-09-27T12:00:00Z">
              <w:r>
                <w:rPr>
                  <w:rFonts w:eastAsia="Consolas" w:cs="Consolas" w:ascii="Consolas" w:hAnsi="Consolas"/>
                  <w:b w:val="false"/>
                  <w:bCs w:val="false"/>
                  <w:i w:val="false"/>
                  <w:iCs w:val="false"/>
                  <w:sz w:val="18"/>
                  <w:szCs w:val="18"/>
                </w:rPr>
                <w:t>Authz_Manager.c / .h</w:t>
              </w:r>
            </w:ins>
          </w:p>
        </w:tc>
      </w:tr>
      <w:tr>
        <w:trPr>
          <w:ins w:id="3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9" w:author="Claude" w:date="2026-09-27T12:00:00Z">
              <w:r>
                <w:rPr>
                  <w:rFonts w:eastAsia="Consolas" w:cs="Consolas" w:ascii="Consolas" w:hAnsi="Consolas"/>
                  <w:b w:val="false"/>
                  <w:bCs w:val="false"/>
                  <w:i w:val="false"/>
                  <w:iCs w:val="false"/>
                  <w:sz w:val="18"/>
                  <w:szCs w:val="18"/>
                </w:rPr>
                <w:t>OCI_Blob_Utils.c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40" w:author="Claude" w:date="2026-09-27T12:00:00Z">
              <w:r>
                <w:rPr>
                  <w:rFonts w:eastAsia="Consolas" w:cs="Consolas" w:ascii="Consolas" w:hAnsi="Consolas"/>
                  <w:b w:val="false"/>
                  <w:bCs w:val="false"/>
                  <w:i w:val="false"/>
                  <w:iCs w:val="false"/>
                  <w:sz w:val="18"/>
                  <w:szCs w:val="18"/>
                </w:rPr>
                <w:t>Blob_Utils.c / .h</w:t>
              </w:r>
            </w:ins>
          </w:p>
        </w:tc>
      </w:tr>
      <w:tr>
        <w:trPr>
          <w:ins w:id="41"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42" w:author="Claude" w:date="2026-09-27T12:00:00Z">
              <w:r>
                <w:rPr>
                  <w:rFonts w:eastAsia="Consolas" w:cs="Consolas" w:ascii="Consolas" w:hAnsi="Consolas"/>
                  <w:b w:val="false"/>
                  <w:bCs w:val="false"/>
                  <w:i w:val="false"/>
                  <w:iCs w:val="false"/>
                  <w:sz w:val="18"/>
                  <w:szCs w:val="18"/>
                </w:rPr>
                <w:t>oci_cache.c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43" w:author="Claude" w:date="2026-09-27T12:00:00Z">
              <w:r>
                <w:rPr>
                  <w:rFonts w:eastAsia="Consolas" w:cs="Consolas" w:ascii="Consolas" w:hAnsi="Consolas"/>
                  <w:b w:val="false"/>
                  <w:bCs w:val="false"/>
                  <w:i w:val="false"/>
                  <w:iCs w:val="false"/>
                  <w:sz w:val="18"/>
                  <w:szCs w:val="18"/>
                </w:rPr>
                <w:t>cache.c / .h</w:t>
              </w:r>
            </w:ins>
          </w:p>
        </w:tc>
      </w:tr>
      <w:tr>
        <w:trPr>
          <w:ins w:id="4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45" w:author="Claude" w:date="2026-09-27T12:00:00Z">
              <w:r>
                <w:rPr>
                  <w:rFonts w:eastAsia="Consolas" w:cs="Consolas" w:ascii="Consolas" w:hAnsi="Consolas"/>
                  <w:b w:val="false"/>
                  <w:bCs w:val="false"/>
                  <w:i w:val="false"/>
                  <w:iCs w:val="false"/>
                  <w:sz w:val="18"/>
                  <w:szCs w:val="18"/>
                </w:rPr>
                <w:t>OCI_Clob_Utils.c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46" w:author="Claude" w:date="2026-09-27T12:00:00Z">
              <w:r>
                <w:rPr>
                  <w:rFonts w:eastAsia="Consolas" w:cs="Consolas" w:ascii="Consolas" w:hAnsi="Consolas"/>
                  <w:b w:val="false"/>
                  <w:bCs w:val="false"/>
                  <w:i w:val="false"/>
                  <w:iCs w:val="false"/>
                  <w:sz w:val="18"/>
                  <w:szCs w:val="18"/>
                </w:rPr>
                <w:t>Clob_Utils.c / .h</w:t>
              </w:r>
            </w:ins>
          </w:p>
        </w:tc>
      </w:tr>
      <w:tr>
        <w:trPr>
          <w:ins w:id="4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48" w:author="Claude" w:date="2026-09-27T12:00:00Z">
              <w:r>
                <w:rPr>
                  <w:rFonts w:eastAsia="Consolas" w:cs="Consolas" w:ascii="Consolas" w:hAnsi="Consolas"/>
                  <w:b w:val="false"/>
                  <w:bCs w:val="false"/>
                  <w:i w:val="false"/>
                  <w:iCs w:val="false"/>
                  <w:sz w:val="18"/>
                  <w:szCs w:val="18"/>
                </w:rPr>
                <w:t>OCI_Connection.c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49" w:author="Claude" w:date="2026-09-27T12:00:00Z">
              <w:r>
                <w:rPr>
                  <w:rFonts w:eastAsia="Consolas" w:cs="Consolas" w:ascii="Consolas" w:hAnsi="Consolas"/>
                  <w:b w:val="false"/>
                  <w:bCs w:val="false"/>
                  <w:i w:val="false"/>
                  <w:iCs w:val="false"/>
                  <w:sz w:val="18"/>
                  <w:szCs w:val="18"/>
                </w:rPr>
                <w:t>Connection.c / .h</w:t>
              </w:r>
            </w:ins>
          </w:p>
        </w:tc>
      </w:tr>
      <w:tr>
        <w:trPr>
          <w:ins w:id="50"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51" w:author="Claude" w:date="2026-09-27T12:00:00Z">
              <w:r>
                <w:rPr>
                  <w:rFonts w:eastAsia="Consolas" w:cs="Consolas" w:ascii="Consolas" w:hAnsi="Consolas"/>
                  <w:b w:val="false"/>
                  <w:bCs w:val="false"/>
                  <w:i w:val="false"/>
                  <w:iCs w:val="false"/>
                  <w:sz w:val="18"/>
                  <w:szCs w:val="18"/>
                </w:rPr>
                <w:t>OCI_Connection_Pool.c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52" w:author="Claude" w:date="2026-09-27T12:00:00Z">
              <w:r>
                <w:rPr>
                  <w:rFonts w:eastAsia="Consolas" w:cs="Consolas" w:ascii="Consolas" w:hAnsi="Consolas"/>
                  <w:b w:val="false"/>
                  <w:bCs w:val="false"/>
                  <w:i w:val="false"/>
                  <w:iCs w:val="false"/>
                  <w:sz w:val="18"/>
                  <w:szCs w:val="18"/>
                </w:rPr>
                <w:t>Connection_Pool.c / .h</w:t>
              </w:r>
            </w:ins>
          </w:p>
        </w:tc>
      </w:tr>
      <w:tr>
        <w:trPr>
          <w:ins w:id="5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54" w:author="Claude" w:date="2026-09-27T12:00:00Z">
              <w:r>
                <w:rPr>
                  <w:rFonts w:eastAsia="Consolas" w:cs="Consolas" w:ascii="Consolas" w:hAnsi="Consolas"/>
                  <w:b w:val="false"/>
                  <w:bCs w:val="false"/>
                  <w:i w:val="false"/>
                  <w:iCs w:val="false"/>
                  <w:sz w:val="18"/>
                  <w:szCs w:val="18"/>
                </w:rPr>
                <w:t>OCI_DDL_Execute_Module.c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55" w:author="Claude" w:date="2026-09-27T12:00:00Z">
              <w:r>
                <w:rPr>
                  <w:rFonts w:eastAsia="Consolas" w:cs="Consolas" w:ascii="Consolas" w:hAnsi="Consolas"/>
                  <w:b w:val="false"/>
                  <w:bCs w:val="false"/>
                  <w:i w:val="false"/>
                  <w:iCs w:val="false"/>
                  <w:sz w:val="18"/>
                  <w:szCs w:val="18"/>
                </w:rPr>
                <w:t>DDL_Execute_Module.c / .h</w:t>
              </w:r>
            </w:ins>
          </w:p>
        </w:tc>
      </w:tr>
      <w:tr>
        <w:trPr>
          <w:ins w:id="5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57" w:author="Claude" w:date="2026-09-27T12:00:00Z">
              <w:r>
                <w:rPr>
                  <w:rFonts w:eastAsia="Consolas" w:cs="Consolas" w:ascii="Consolas" w:hAnsi="Consolas"/>
                  <w:b w:val="false"/>
                  <w:bCs w:val="false"/>
                  <w:i w:val="false"/>
                  <w:iCs w:val="false"/>
                  <w:sz w:val="18"/>
                  <w:szCs w:val="18"/>
                </w:rPr>
                <w:t>OCI_DDL_Modules.c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58" w:author="Claude" w:date="2026-09-27T12:00:00Z">
              <w:r>
                <w:rPr>
                  <w:rFonts w:eastAsia="Consolas" w:cs="Consolas" w:ascii="Consolas" w:hAnsi="Consolas"/>
                  <w:b w:val="false"/>
                  <w:bCs w:val="false"/>
                  <w:i w:val="false"/>
                  <w:iCs w:val="false"/>
                  <w:sz w:val="18"/>
                  <w:szCs w:val="18"/>
                </w:rPr>
                <w:t>DDL_Modules.c / .h</w:t>
              </w:r>
            </w:ins>
          </w:p>
        </w:tc>
      </w:tr>
      <w:tr>
        <w:trPr>
          <w:ins w:id="5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60" w:author="Claude" w:date="2026-09-27T12:00:00Z">
              <w:r>
                <w:rPr>
                  <w:rFonts w:eastAsia="Consolas" w:cs="Consolas" w:ascii="Consolas" w:hAnsi="Consolas"/>
                  <w:b w:val="false"/>
                  <w:bCs w:val="false"/>
                  <w:i w:val="false"/>
                  <w:iCs w:val="false"/>
                  <w:sz w:val="18"/>
                  <w:szCs w:val="18"/>
                </w:rPr>
                <w:t>OCI_Delete_Execute_Module.c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61" w:author="Claude" w:date="2026-09-27T12:00:00Z">
              <w:r>
                <w:rPr>
                  <w:rFonts w:eastAsia="Consolas" w:cs="Consolas" w:ascii="Consolas" w:hAnsi="Consolas"/>
                  <w:b w:val="false"/>
                  <w:bCs w:val="false"/>
                  <w:i w:val="false"/>
                  <w:iCs w:val="false"/>
                  <w:sz w:val="18"/>
                  <w:szCs w:val="18"/>
                </w:rPr>
                <w:t>Delete_Execute_Module.c / .h</w:t>
              </w:r>
            </w:ins>
          </w:p>
        </w:tc>
      </w:tr>
      <w:tr>
        <w:trPr>
          <w:ins w:id="6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63" w:author="Claude" w:date="2026-09-27T12:00:00Z">
              <w:r>
                <w:rPr>
                  <w:rFonts w:eastAsia="Consolas" w:cs="Consolas" w:ascii="Consolas" w:hAnsi="Consolas"/>
                  <w:b w:val="false"/>
                  <w:bCs w:val="false"/>
                  <w:i w:val="false"/>
                  <w:iCs w:val="false"/>
                  <w:sz w:val="18"/>
                  <w:szCs w:val="18"/>
                </w:rPr>
                <w:t>OCI_Execute_Procedure_Module.c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64" w:author="Claude" w:date="2026-09-27T12:00:00Z">
              <w:r>
                <w:rPr>
                  <w:rFonts w:eastAsia="Consolas" w:cs="Consolas" w:ascii="Consolas" w:hAnsi="Consolas"/>
                  <w:b w:val="false"/>
                  <w:bCs w:val="false"/>
                  <w:i w:val="false"/>
                  <w:iCs w:val="false"/>
                  <w:sz w:val="18"/>
                  <w:szCs w:val="18"/>
                </w:rPr>
                <w:t>Execute_Procedure_Module.c / .h</w:t>
              </w:r>
            </w:ins>
          </w:p>
        </w:tc>
      </w:tr>
      <w:tr>
        <w:trPr>
          <w:ins w:id="6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66" w:author="Claude" w:date="2026-09-27T12:00:00Z">
              <w:r>
                <w:rPr>
                  <w:rFonts w:eastAsia="Consolas" w:cs="Consolas" w:ascii="Consolas" w:hAnsi="Consolas"/>
                  <w:b w:val="false"/>
                  <w:bCs w:val="false"/>
                  <w:i w:val="false"/>
                  <w:iCs w:val="false"/>
                  <w:sz w:val="18"/>
                  <w:szCs w:val="18"/>
                </w:rPr>
                <w:t>OCI_Execute_Query_Batch_Module.c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67" w:author="Claude" w:date="2026-09-27T12:00:00Z">
              <w:r>
                <w:rPr>
                  <w:rFonts w:eastAsia="Consolas" w:cs="Consolas" w:ascii="Consolas" w:hAnsi="Consolas"/>
                  <w:b w:val="false"/>
                  <w:bCs w:val="false"/>
                  <w:i w:val="false"/>
                  <w:iCs w:val="false"/>
                  <w:sz w:val="18"/>
                  <w:szCs w:val="18"/>
                </w:rPr>
                <w:t>Execute_Query_Batch_Module.c / .h</w:t>
              </w:r>
            </w:ins>
          </w:p>
        </w:tc>
      </w:tr>
      <w:tr>
        <w:trPr>
          <w:ins w:id="6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69" w:author="Claude" w:date="2026-09-27T12:00:00Z">
              <w:r>
                <w:rPr>
                  <w:rFonts w:eastAsia="Consolas" w:cs="Consolas" w:ascii="Consolas" w:hAnsi="Consolas"/>
                  <w:b w:val="false"/>
                  <w:bCs w:val="false"/>
                  <w:i w:val="false"/>
                  <w:iCs w:val="false"/>
                  <w:sz w:val="18"/>
                  <w:szCs w:val="18"/>
                </w:rPr>
                <w:t>OCI_Insert_Execute_Module.c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70" w:author="Claude" w:date="2026-09-27T12:00:00Z">
              <w:r>
                <w:rPr>
                  <w:rFonts w:eastAsia="Consolas" w:cs="Consolas" w:ascii="Consolas" w:hAnsi="Consolas"/>
                  <w:b w:val="false"/>
                  <w:bCs w:val="false"/>
                  <w:i w:val="false"/>
                  <w:iCs w:val="false"/>
                  <w:sz w:val="18"/>
                  <w:szCs w:val="18"/>
                </w:rPr>
                <w:t>Insert_Execute_Module.c / .h</w:t>
              </w:r>
            </w:ins>
          </w:p>
        </w:tc>
      </w:tr>
      <w:tr>
        <w:trPr>
          <w:ins w:id="71"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72" w:author="Claude" w:date="2026-09-27T12:00:00Z">
              <w:r>
                <w:rPr>
                  <w:rFonts w:eastAsia="Consolas" w:cs="Consolas" w:ascii="Consolas" w:hAnsi="Consolas"/>
                  <w:b w:val="false"/>
                  <w:bCs w:val="false"/>
                  <w:i w:val="false"/>
                  <w:iCs w:val="false"/>
                  <w:sz w:val="18"/>
                  <w:szCs w:val="18"/>
                </w:rPr>
                <w:t>OCI_Insert_Template_Module.c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73" w:author="Claude" w:date="2026-09-27T12:00:00Z">
              <w:r>
                <w:rPr>
                  <w:rFonts w:eastAsia="Consolas" w:cs="Consolas" w:ascii="Consolas" w:hAnsi="Consolas"/>
                  <w:b w:val="false"/>
                  <w:bCs w:val="false"/>
                  <w:i w:val="false"/>
                  <w:iCs w:val="false"/>
                  <w:sz w:val="18"/>
                  <w:szCs w:val="18"/>
                </w:rPr>
                <w:t>Insert_Template_Module.c / .h</w:t>
              </w:r>
            </w:ins>
          </w:p>
        </w:tc>
      </w:tr>
      <w:tr>
        <w:trPr>
          <w:ins w:id="7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75" w:author="Claude" w:date="2026-09-27T12:00:00Z">
              <w:r>
                <w:rPr>
                  <w:rFonts w:eastAsia="Consolas" w:cs="Consolas" w:ascii="Consolas" w:hAnsi="Consolas"/>
                  <w:b w:val="false"/>
                  <w:bCs w:val="false"/>
                  <w:i w:val="false"/>
                  <w:iCs w:val="false"/>
                  <w:sz w:val="18"/>
                  <w:szCs w:val="18"/>
                </w:rPr>
                <w:t>OCI_Insert_Validate_Module.c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76" w:author="Claude" w:date="2026-09-27T12:00:00Z">
              <w:r>
                <w:rPr>
                  <w:rFonts w:eastAsia="Consolas" w:cs="Consolas" w:ascii="Consolas" w:hAnsi="Consolas"/>
                  <w:b w:val="false"/>
                  <w:bCs w:val="false"/>
                  <w:i w:val="false"/>
                  <w:iCs w:val="false"/>
                  <w:sz w:val="18"/>
                  <w:szCs w:val="18"/>
                </w:rPr>
                <w:t>Insert_Validate_Module.c / .h</w:t>
              </w:r>
            </w:ins>
          </w:p>
        </w:tc>
      </w:tr>
      <w:tr>
        <w:trPr>
          <w:ins w:id="7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78" w:author="Claude" w:date="2026-09-27T12:00:00Z">
              <w:r>
                <w:rPr>
                  <w:rFonts w:eastAsia="Consolas" w:cs="Consolas" w:ascii="Consolas" w:hAnsi="Consolas"/>
                  <w:b w:val="false"/>
                  <w:bCs w:val="false"/>
                  <w:i w:val="false"/>
                  <w:iCs w:val="false"/>
                  <w:sz w:val="18"/>
                  <w:szCs w:val="18"/>
                </w:rPr>
                <w:t>OCI_Level1_Parser.c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79" w:author="Claude" w:date="2026-09-27T12:00:00Z">
              <w:r>
                <w:rPr>
                  <w:rFonts w:eastAsia="Consolas" w:cs="Consolas" w:ascii="Consolas" w:hAnsi="Consolas"/>
                  <w:b w:val="false"/>
                  <w:bCs w:val="false"/>
                  <w:i w:val="false"/>
                  <w:iCs w:val="false"/>
                  <w:sz w:val="18"/>
                  <w:szCs w:val="18"/>
                </w:rPr>
                <w:t>Level1_Parser.c / .h</w:t>
              </w:r>
            </w:ins>
          </w:p>
        </w:tc>
      </w:tr>
      <w:tr>
        <w:trPr>
          <w:ins w:id="80"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81" w:author="Claude" w:date="2026-09-27T12:00:00Z">
              <w:r>
                <w:rPr>
                  <w:rFonts w:eastAsia="Consolas" w:cs="Consolas" w:ascii="Consolas" w:hAnsi="Consolas"/>
                  <w:b w:val="false"/>
                  <w:bCs w:val="false"/>
                  <w:i w:val="false"/>
                  <w:iCs w:val="false"/>
                  <w:sz w:val="18"/>
                  <w:szCs w:val="18"/>
                </w:rPr>
                <w:t>OCI_Level2_Parser.c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2" w:author="Claude" w:date="2026-09-27T12:00:00Z">
              <w:r>
                <w:rPr>
                  <w:rFonts w:eastAsia="Consolas" w:cs="Consolas" w:ascii="Consolas" w:hAnsi="Consolas"/>
                  <w:b w:val="false"/>
                  <w:bCs w:val="false"/>
                  <w:i w:val="false"/>
                  <w:iCs w:val="false"/>
                  <w:sz w:val="18"/>
                  <w:szCs w:val="18"/>
                </w:rPr>
                <w:t>Level2_Parser.c / .h</w:t>
              </w:r>
            </w:ins>
          </w:p>
        </w:tc>
      </w:tr>
      <w:tr>
        <w:trPr>
          <w:ins w:id="8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84" w:author="Claude" w:date="2026-09-27T12:00:00Z">
              <w:r>
                <w:rPr>
                  <w:rFonts w:eastAsia="Consolas" w:cs="Consolas" w:ascii="Consolas" w:hAnsi="Consolas"/>
                  <w:b w:val="false"/>
                  <w:bCs w:val="false"/>
                  <w:i w:val="false"/>
                  <w:iCs w:val="false"/>
                  <w:sz w:val="18"/>
                  <w:szCs w:val="18"/>
                </w:rPr>
                <w:t>OCI_Request_Response_Types.h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5" w:author="Claude" w:date="2026-09-27T12:00:00Z">
              <w:r>
                <w:rPr>
                  <w:rFonts w:eastAsia="Consolas" w:cs="Consolas" w:ascii="Consolas" w:hAnsi="Consolas"/>
                  <w:b w:val="false"/>
                  <w:bCs w:val="false"/>
                  <w:i w:val="false"/>
                  <w:iCs w:val="false"/>
                  <w:sz w:val="18"/>
                  <w:szCs w:val="18"/>
                </w:rPr>
                <w:t>Request_Response_Types.h</w:t>
              </w:r>
            </w:ins>
          </w:p>
        </w:tc>
      </w:tr>
      <w:tr>
        <w:trPr>
          <w:ins w:id="8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87" w:author="Claude" w:date="2026-09-27T12:00:00Z">
              <w:r>
                <w:rPr>
                  <w:rFonts w:eastAsia="Consolas" w:cs="Consolas" w:ascii="Consolas" w:hAnsi="Consolas"/>
                  <w:b w:val="false"/>
                  <w:bCs w:val="false"/>
                  <w:i w:val="false"/>
                  <w:iCs w:val="false"/>
                  <w:sz w:val="18"/>
                  <w:szCs w:val="18"/>
                </w:rPr>
                <w:t>OCI_Response_Writer.c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8" w:author="Claude" w:date="2026-09-27T12:00:00Z">
              <w:r>
                <w:rPr>
                  <w:rFonts w:eastAsia="Consolas" w:cs="Consolas" w:ascii="Consolas" w:hAnsi="Consolas"/>
                  <w:b w:val="false"/>
                  <w:bCs w:val="false"/>
                  <w:i w:val="false"/>
                  <w:iCs w:val="false"/>
                  <w:sz w:val="18"/>
                  <w:szCs w:val="18"/>
                </w:rPr>
                <w:t>Response_Writer.c / .h</w:t>
              </w:r>
            </w:ins>
          </w:p>
        </w:tc>
      </w:tr>
      <w:tr>
        <w:trPr>
          <w:ins w:id="8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0" w:author="Claude" w:date="2026-09-27T12:00:00Z">
              <w:r>
                <w:rPr>
                  <w:rFonts w:eastAsia="Consolas" w:cs="Consolas" w:ascii="Consolas" w:hAnsi="Consolas"/>
                  <w:b w:val="false"/>
                  <w:bCs w:val="false"/>
                  <w:i w:val="false"/>
                  <w:iCs w:val="false"/>
                  <w:sz w:val="18"/>
                  <w:szCs w:val="18"/>
                </w:rPr>
                <w:t>OCI_Resultset_Builder.c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1" w:author="Claude" w:date="2026-09-27T12:00:00Z">
              <w:r>
                <w:rPr>
                  <w:rFonts w:eastAsia="Consolas" w:cs="Consolas" w:ascii="Consolas" w:hAnsi="Consolas"/>
                  <w:b w:val="false"/>
                  <w:bCs w:val="false"/>
                  <w:i w:val="false"/>
                  <w:iCs w:val="false"/>
                  <w:sz w:val="18"/>
                  <w:szCs w:val="18"/>
                </w:rPr>
                <w:t>Resultset_Builder.c / .h</w:t>
              </w:r>
            </w:ins>
          </w:p>
        </w:tc>
      </w:tr>
      <w:tr>
        <w:trPr>
          <w:ins w:id="9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3" w:author="Claude" w:date="2026-09-27T12:00:00Z">
              <w:r>
                <w:rPr>
                  <w:rFonts w:eastAsia="Consolas" w:cs="Consolas" w:ascii="Consolas" w:hAnsi="Consolas"/>
                  <w:b w:val="false"/>
                  <w:bCs w:val="false"/>
                  <w:i w:val="false"/>
                  <w:iCs w:val="false"/>
                  <w:sz w:val="18"/>
                  <w:szCs w:val="18"/>
                </w:rPr>
                <w:t>OCI_Resultset_Types.h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4" w:author="Claude" w:date="2026-09-27T12:00:00Z">
              <w:r>
                <w:rPr>
                  <w:rFonts w:eastAsia="Consolas" w:cs="Consolas" w:ascii="Consolas" w:hAnsi="Consolas"/>
                  <w:b w:val="false"/>
                  <w:bCs w:val="false"/>
                  <w:i w:val="false"/>
                  <w:iCs w:val="false"/>
                  <w:sz w:val="18"/>
                  <w:szCs w:val="18"/>
                </w:rPr>
                <w:t>Resultset_Types.h</w:t>
              </w:r>
            </w:ins>
          </w:p>
        </w:tc>
      </w:tr>
      <w:tr>
        <w:trPr>
          <w:ins w:id="9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6" w:author="Claude" w:date="2026-09-27T12:00:00Z">
              <w:r>
                <w:rPr>
                  <w:rFonts w:eastAsia="Consolas" w:cs="Consolas" w:ascii="Consolas" w:hAnsi="Consolas"/>
                  <w:b w:val="false"/>
                  <w:bCs w:val="false"/>
                  <w:i w:val="false"/>
                  <w:iCs w:val="false"/>
                  <w:sz w:val="18"/>
                  <w:szCs w:val="18"/>
                </w:rPr>
                <w:t>OCI_Session_Manager.c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7" w:author="Claude" w:date="2026-09-27T12:00:00Z">
              <w:r>
                <w:rPr>
                  <w:rFonts w:eastAsia="Consolas" w:cs="Consolas" w:ascii="Consolas" w:hAnsi="Consolas"/>
                  <w:b w:val="false"/>
                  <w:bCs w:val="false"/>
                  <w:i w:val="false"/>
                  <w:iCs w:val="false"/>
                  <w:sz w:val="18"/>
                  <w:szCs w:val="18"/>
                </w:rPr>
                <w:t>Session_Manager.c / .h</w:t>
              </w:r>
            </w:ins>
          </w:p>
        </w:tc>
      </w:tr>
      <w:tr>
        <w:trPr>
          <w:ins w:id="9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9" w:author="Claude" w:date="2026-09-27T12:00:00Z">
              <w:r>
                <w:rPr>
                  <w:rFonts w:eastAsia="Consolas" w:cs="Consolas" w:ascii="Consolas" w:hAnsi="Consolas"/>
                  <w:b w:val="false"/>
                  <w:bCs w:val="false"/>
                  <w:i w:val="false"/>
                  <w:iCs w:val="false"/>
                  <w:sz w:val="18"/>
                  <w:szCs w:val="18"/>
                </w:rPr>
                <w:t>OCI_Table_Metadata_Module.c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0" w:author="Claude" w:date="2026-09-27T12:00:00Z">
              <w:r>
                <w:rPr>
                  <w:rFonts w:eastAsia="Consolas" w:cs="Consolas" w:ascii="Consolas" w:hAnsi="Consolas"/>
                  <w:b w:val="false"/>
                  <w:bCs w:val="false"/>
                  <w:i w:val="false"/>
                  <w:iCs w:val="false"/>
                  <w:sz w:val="18"/>
                  <w:szCs w:val="18"/>
                </w:rPr>
                <w:t>Table_Metadata_Module.c / .h</w:t>
              </w:r>
            </w:ins>
          </w:p>
        </w:tc>
      </w:tr>
      <w:tr>
        <w:trPr>
          <w:ins w:id="101"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02" w:author="Claude" w:date="2026-09-27T12:00:00Z">
              <w:r>
                <w:rPr>
                  <w:rFonts w:eastAsia="Consolas" w:cs="Consolas" w:ascii="Consolas" w:hAnsi="Consolas"/>
                  <w:b w:val="false"/>
                  <w:bCs w:val="false"/>
                  <w:i w:val="false"/>
                  <w:iCs w:val="false"/>
                  <w:sz w:val="18"/>
                  <w:szCs w:val="18"/>
                </w:rPr>
                <w:t>OCI_Transaction_Manager.c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3" w:author="Claude" w:date="2026-09-27T12:00:00Z">
              <w:r>
                <w:rPr>
                  <w:rFonts w:eastAsia="Consolas" w:cs="Consolas" w:ascii="Consolas" w:hAnsi="Consolas"/>
                  <w:b w:val="false"/>
                  <w:bCs w:val="false"/>
                  <w:i w:val="false"/>
                  <w:iCs w:val="false"/>
                  <w:sz w:val="18"/>
                  <w:szCs w:val="18"/>
                </w:rPr>
                <w:t>Transaction_Manager.c / .h</w:t>
              </w:r>
            </w:ins>
          </w:p>
        </w:tc>
      </w:tr>
      <w:tr>
        <w:trPr>
          <w:ins w:id="10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05" w:author="Claude" w:date="2026-09-27T12:00:00Z">
              <w:r>
                <w:rPr>
                  <w:rFonts w:eastAsia="Consolas" w:cs="Consolas" w:ascii="Consolas" w:hAnsi="Consolas"/>
                  <w:b w:val="false"/>
                  <w:bCs w:val="false"/>
                  <w:i w:val="false"/>
                  <w:iCs w:val="false"/>
                  <w:sz w:val="18"/>
                  <w:szCs w:val="18"/>
                </w:rPr>
                <w:t>OCI_Unit_Test_Module.c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6" w:author="Claude" w:date="2026-09-27T12:00:00Z">
              <w:r>
                <w:rPr>
                  <w:rFonts w:eastAsia="Consolas" w:cs="Consolas" w:ascii="Consolas" w:hAnsi="Consolas"/>
                  <w:b w:val="false"/>
                  <w:bCs w:val="false"/>
                  <w:i w:val="false"/>
                  <w:iCs w:val="false"/>
                  <w:sz w:val="18"/>
                  <w:szCs w:val="18"/>
                </w:rPr>
                <w:t>Unit_Test_Module.c / .h</w:t>
              </w:r>
            </w:ins>
          </w:p>
        </w:tc>
      </w:tr>
      <w:tr>
        <w:trPr>
          <w:ins w:id="10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08" w:author="Claude" w:date="2026-09-27T12:00:00Z">
              <w:r>
                <w:rPr>
                  <w:rFonts w:eastAsia="Consolas" w:cs="Consolas" w:ascii="Consolas" w:hAnsi="Consolas"/>
                  <w:b w:val="false"/>
                  <w:bCs w:val="false"/>
                  <w:i w:val="false"/>
                  <w:iCs w:val="false"/>
                  <w:sz w:val="18"/>
                  <w:szCs w:val="18"/>
                </w:rPr>
                <w:t>OCI_Update_Execute_Module.c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9" w:author="Claude" w:date="2026-09-27T12:00:00Z">
              <w:r>
                <w:rPr>
                  <w:rFonts w:eastAsia="Consolas" w:cs="Consolas" w:ascii="Consolas" w:hAnsi="Consolas"/>
                  <w:b w:val="false"/>
                  <w:bCs w:val="false"/>
                  <w:i w:val="false"/>
                  <w:iCs w:val="false"/>
                  <w:sz w:val="18"/>
                  <w:szCs w:val="18"/>
                </w:rPr>
                <w:t>Update_Execute_Module.c / .h</w:t>
              </w:r>
            </w:ins>
          </w:p>
        </w:tc>
      </w:tr>
      <w:tr>
        <w:trPr>
          <w:ins w:id="110"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11" w:author="Claude" w:date="2026-09-27T12:00:00Z">
              <w:r>
                <w:rPr>
                  <w:rFonts w:eastAsia="Consolas" w:cs="Consolas" w:ascii="Consolas" w:hAnsi="Consolas"/>
                  <w:b w:val="false"/>
                  <w:bCs w:val="false"/>
                  <w:i w:val="false"/>
                  <w:iCs w:val="false"/>
                  <w:sz w:val="18"/>
                  <w:szCs w:val="18"/>
                </w:rPr>
                <w:t>OCI_DDL_Create_User_Module.c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12"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11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14" w:author="Claude" w:date="2026-09-27T12:00:00Z">
              <w:r>
                <w:rPr>
                  <w:rFonts w:eastAsia="Consolas" w:cs="Consolas" w:ascii="Consolas" w:hAnsi="Consolas"/>
                  <w:b w:val="false"/>
                  <w:bCs w:val="false"/>
                  <w:i w:val="false"/>
                  <w:iCs w:val="false"/>
                  <w:sz w:val="18"/>
                  <w:szCs w:val="18"/>
                </w:rPr>
                <w:t>OCI_DDL_Grant_Module.c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15"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11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17" w:author="Claude" w:date="2026-09-27T12:00:00Z">
              <w:r>
                <w:rPr>
                  <w:rFonts w:eastAsia="Consolas" w:cs="Consolas" w:ascii="Consolas" w:hAnsi="Consolas"/>
                  <w:b w:val="false"/>
                  <w:bCs w:val="false"/>
                  <w:i w:val="false"/>
                  <w:iCs w:val="false"/>
                  <w:sz w:val="18"/>
                  <w:szCs w:val="18"/>
                </w:rPr>
                <w:t>OCI_DDL_Create_Table_Module.c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18"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11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20" w:author="Claude" w:date="2026-09-27T12:00:00Z">
              <w:r>
                <w:rPr>
                  <w:rFonts w:eastAsia="Consolas" w:cs="Consolas" w:ascii="Consolas" w:hAnsi="Consolas"/>
                  <w:b w:val="false"/>
                  <w:bCs w:val="false"/>
                  <w:i w:val="false"/>
                  <w:iCs w:val="false"/>
                  <w:sz w:val="18"/>
                  <w:szCs w:val="18"/>
                </w:rPr>
                <w:t>OCI_DDL_Drop_Table_Module.c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21"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12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23" w:author="Claude" w:date="2026-09-27T12:00:00Z">
              <w:r>
                <w:rPr>
                  <w:rFonts w:eastAsia="Consolas" w:cs="Consolas" w:ascii="Consolas" w:hAnsi="Consolas"/>
                  <w:b w:val="false"/>
                  <w:bCs w:val="false"/>
                  <w:i w:val="false"/>
                  <w:iCs w:val="false"/>
                  <w:sz w:val="18"/>
                  <w:szCs w:val="18"/>
                </w:rPr>
                <w:t>OCI_DDL_Create_View_Module.c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24"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12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26" w:author="Claude" w:date="2026-09-27T12:00:00Z">
              <w:r>
                <w:rPr>
                  <w:rFonts w:eastAsia="Consolas" w:cs="Consolas" w:ascii="Consolas" w:hAnsi="Consolas"/>
                  <w:b w:val="false"/>
                  <w:bCs w:val="false"/>
                  <w:i w:val="false"/>
                  <w:iCs w:val="false"/>
                  <w:sz w:val="18"/>
                  <w:szCs w:val="18"/>
                </w:rPr>
                <w:t>OCI_DDL_Create_Procedure_Module.c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27"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12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29" w:author="Claude" w:date="2026-09-27T12:00:00Z">
              <w:r>
                <w:rPr>
                  <w:rFonts w:eastAsia="Consolas" w:cs="Consolas" w:ascii="Consolas" w:hAnsi="Consolas"/>
                  <w:b w:val="false"/>
                  <w:bCs w:val="false"/>
                  <w:i w:val="false"/>
                  <w:iCs w:val="false"/>
                  <w:sz w:val="18"/>
                  <w:szCs w:val="18"/>
                </w:rPr>
                <w:t>OCI_Wrapper (Eclipse project, Debug/ executable, process name)</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30" w:author="Claude" w:date="2026-09-27T12:00:00Z">
              <w:r>
                <w:rPr>
                  <w:rFonts w:eastAsia="Consolas" w:cs="Consolas" w:ascii="Consolas" w:hAnsi="Consolas"/>
                  <w:b w:val="false"/>
                  <w:bCs w:val="false"/>
                  <w:i w:val="false"/>
                  <w:iCs w:val="false"/>
                  <w:sz w:val="18"/>
                  <w:szCs w:val="18"/>
                </w:rPr>
                <w:t>DataSol_Gateway</w:t>
              </w:r>
            </w:ins>
          </w:p>
        </w:tc>
      </w:tr>
    </w:tbl>
    <w:p>
      <w:pPr>
        <w:pStyle w:val="Normal"/>
        <w:spacing w:before="0" w:after="160"/>
        <w:rPr>
          <w:ins w:id="132" w:author="Claude" w:date="2026-09-27T12:00:00Z"/>
        </w:rPr>
      </w:pPr>
      <w:ins w:id="131" w:author="Claude" w:date="2026-09-27T12:00:00Z">
        <w:r>
          <w:rPr>
            <w:b/>
            <w:bCs/>
            <w:i w:val="false"/>
            <w:iCs w:val="false"/>
          </w:rPr>
          <w:t>Derived by comparing the 2026-09-24 and 2026-09-27 source trees (pre_existing_tree_24_sep.txt, existing_tree_27_sep.txt). driver_oracle.c/.h, db_driver.c/.h and every other file not listed kept its name.</w:t>
        </w:r>
      </w:ins>
    </w:p>
    <w:p>
      <w:pPr>
        <w:pStyle w:val="Heading2"/>
        <w:spacing w:before="300" w:after="150"/>
        <w:rPr>
          <w:ins w:id="134" w:author="Claude" w:date="2026-09-27T12:00:00Z"/>
        </w:rPr>
      </w:pPr>
      <w:ins w:id="133" w:author="Claude" w:date="2026-09-27T12:00:00Z">
        <w:r>
          <w:rPr/>
          <w:t>7.2 What the rename deliberately did not change</w:t>
        </w:r>
      </w:ins>
    </w:p>
    <w:p>
      <w:pPr>
        <w:pStyle w:val="ListParagraph"/>
        <w:numPr>
          <w:ilvl w:val="0"/>
          <w:numId w:val="1"/>
        </w:numPr>
        <w:spacing w:before="0" w:after="120"/>
        <w:rPr>
          <w:ins w:id="136" w:author="Claude" w:date="2026-09-27T12:00:00Z"/>
        </w:rPr>
      </w:pPr>
      <w:ins w:id="135" w:author="Claude" w:date="2026-09-27T12:00:00Z">
        <w:r>
          <w:rPr/>
          <w:t>Function names - OCI_Connect_pool()/OCI_Disconnect_pool(), OCI_Connect_standalone()/OCI_Disconnect_standalone(), OCI_Pool_get_session()/release_session()/session_is_alive()/reconnect_session()/health_check(), and oci_trans_commit_retry(). All still carry the prefix in source, and correctly so: each is Oracle-specific (7.3).</w:t>
        </w:r>
      </w:ins>
    </w:p>
    <w:p>
      <w:pPr>
        <w:pStyle w:val="ListParagraph"/>
        <w:numPr>
          <w:ilvl w:val="0"/>
          <w:numId w:val="1"/>
        </w:numPr>
        <w:spacing w:before="0" w:after="120"/>
        <w:rPr>
          <w:ins w:id="138" w:author="Claude" w:date="2026-09-27T12:00:00Z"/>
        </w:rPr>
      </w:pPr>
      <w:ins w:id="137" w:author="Claude" w:date="2026-09-27T12:00:00Z">
        <w:r>
          <w:rPr/>
          <w:t>Types - oci_context_t (Connection.h) and oci_pool_handle_t.</w:t>
        </w:r>
      </w:ins>
    </w:p>
    <w:p>
      <w:pPr>
        <w:pStyle w:val="ListParagraph"/>
        <w:numPr>
          <w:ilvl w:val="0"/>
          <w:numId w:val="1"/>
        </w:numPr>
        <w:spacing w:before="0" w:after="120"/>
        <w:rPr>
          <w:ins w:id="140" w:author="Claude" w:date="2026-09-27T12:00:00Z"/>
        </w:rPr>
      </w:pPr>
      <w:ins w:id="139" w:author="Claude" w:date="2026-09-27T12:00:00Z">
        <w:r>
          <w:rPr/>
          <w:t>Header include guards - Connection_Pool.h, for example, still guards with OCI_CONNECTION_POOL_H. Harmless, but worth knowing before grepping for either name.</w:t>
        </w:r>
      </w:ins>
    </w:p>
    <w:p>
      <w:pPr>
        <w:pStyle w:val="ListParagraph"/>
        <w:numPr>
          <w:ilvl w:val="0"/>
          <w:numId w:val="1"/>
        </w:numPr>
        <w:spacing w:before="0" w:after="120"/>
        <w:rPr>
          <w:ins w:id="142" w:author="Claude" w:date="2026-09-27T12:00:00Z"/>
        </w:rPr>
      </w:pPr>
      <w:ins w:id="141" w:author="Claude" w:date="2026-09-27T12:00:00Z">
        <w:r>
          <w:rPr/>
          <w:t>Database objects - OCI_SESSION, OCI_METRICS, OCI_FIELD_TEST and the rest of the schema.</w:t>
        </w:r>
      </w:ins>
    </w:p>
    <w:p>
      <w:pPr>
        <w:pStyle w:val="ListParagraph"/>
        <w:numPr>
          <w:ilvl w:val="0"/>
          <w:numId w:val="1"/>
        </w:numPr>
        <w:spacing w:before="0" w:after="120"/>
        <w:rPr>
          <w:ins w:id="144" w:author="Claude" w:date="2026-09-27T12:00:00Z"/>
        </w:rPr>
      </w:pPr>
      <w:ins w:id="143" w:author="Claude" w:date="2026-09-27T12:00:00Z">
        <w:r>
          <w:rPr/>
          <w:t>Run-time and bootstrap names - every *_Data_Manager.log, metrics_Data_Manager.csv, and Data_Manager_Bootstrap.c.</w:t>
        </w:r>
      </w:ins>
    </w:p>
    <w:p>
      <w:pPr>
        <w:pStyle w:val="ListParagraph"/>
        <w:numPr>
          <w:ilvl w:val="0"/>
          <w:numId w:val="1"/>
        </w:numPr>
        <w:spacing w:before="0" w:after="120"/>
        <w:rPr>
          <w:ins w:id="146" w:author="Claude" w:date="2026-09-27T12:00:00Z"/>
        </w:rPr>
      </w:pPr>
      <w:ins w:id="145" w:author="Claude" w:date="2026-09-27T12:00:00Z">
        <w:r>
          <w:rPr/>
          <w:t>Source comments - several renamed files still open with their old filename in their own header comment (for example, Level2_Parser.c begins "OCI_Level2_Parser.c" and Blob_Utils.h begins "OCI_Blob_Utils.h"). Cosmetic, not a build issue; worth a sweep when those files are next touched.</w:t>
        </w:r>
      </w:ins>
    </w:p>
    <w:p>
      <w:pPr>
        <w:pStyle w:val="Heading2"/>
        <w:spacing w:before="300" w:after="150"/>
        <w:rPr>
          <w:ins w:id="148" w:author="Claude" w:date="2026-09-27T12:00:00Z"/>
        </w:rPr>
      </w:pPr>
      <w:ins w:id="147" w:author="Claude" w:date="2026-09-27T12:00:00Z">
        <w:r>
          <w:rPr/>
          <w:t>7.3 Still Oracle-bound after the rename - read before starting driver_mssql</w:t>
        </w:r>
      </w:ins>
    </w:p>
    <w:p>
      <w:pPr>
        <w:pStyle w:val="Normal"/>
        <w:spacing w:before="0" w:after="160"/>
        <w:rPr/>
      </w:pPr>
      <w:ins w:id="149" w:author="Claude" w:date="2026-09-27T12:00:00Z">
        <w:r>
          <w:rPr>
            <w:b/>
            <w:bCs/>
            <w:i w:val="false"/>
            <w:iCs w:val="false"/>
          </w:rPr>
          <w:t>Section 1's acid test puts Oracle-only code inside driver_oracle.c. As built, the files below still call OCI directly from outside it. Each is either something a second driver has to provide its own version of, or something that has to move behind db_driver_t before a build with no Oracle client can link.</w:t>
        </w:r>
      </w:ins>
    </w:p>
    <w:tbl>
      <w:tblPr>
        <w:tblW w:w="9360" w:type="dxa"/>
        <w:jc w:val="left"/>
        <w:tblInd w:w="0" w:type="dxa"/>
        <w:tblLayout w:type="fixed"/>
        <w:tblCellMar>
          <w:top w:w="0" w:type="dxa"/>
          <w:left w:w="108" w:type="dxa"/>
          <w:bottom w:w="0" w:type="dxa"/>
          <w:right w:w="108" w:type="dxa"/>
        </w:tblCellMar>
      </w:tblPr>
      <w:tblGrid>
        <w:gridCol w:w="2246"/>
        <w:gridCol w:w="3556"/>
        <w:gridCol w:w="3558"/>
      </w:tblGrid>
      <w:tr>
        <w:trPr>
          <w:ins w:id="150" w:author="Claude" w:date="2026-09-27T12:00:00Z"/>
        </w:trPr>
        <w:tc>
          <w:tcPr>
            <w:tcW w:w="2246"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151" w:author="Claude" w:date="2026-09-27T12:00:00Z">
              <w:r>
                <w:rPr>
                  <w:b/>
                  <w:bCs/>
                  <w:i w:val="false"/>
                  <w:iCs w:val="false"/>
                </w:rPr>
                <w:t>File</w:t>
              </w:r>
            </w:ins>
          </w:p>
        </w:tc>
        <w:tc>
          <w:tcPr>
            <w:tcW w:w="3556"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152" w:author="Claude" w:date="2026-09-27T12:00:00Z">
              <w:r>
                <w:rPr>
                  <w:b/>
                  <w:bCs/>
                  <w:i w:val="false"/>
                  <w:iCs w:val="false"/>
                </w:rPr>
                <w:t>Oracle dependency</w:t>
              </w:r>
            </w:ins>
          </w:p>
        </w:tc>
        <w:tc>
          <w:tcPr>
            <w:tcW w:w="3558"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153" w:author="Claude" w:date="2026-09-27T12:00:00Z">
              <w:r>
                <w:rPr>
                  <w:b/>
                  <w:bCs/>
                  <w:i w:val="false"/>
                  <w:iCs w:val="false"/>
                </w:rPr>
                <w:t>What it means for a second driver</w:t>
              </w:r>
            </w:ins>
          </w:p>
        </w:tc>
      </w:tr>
      <w:tr>
        <w:trPr>
          <w:ins w:id="154"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55" w:author="Claude" w:date="2026-09-27T12:00:00Z">
              <w:r>
                <w:rPr>
                  <w:rFonts w:eastAsia="Consolas" w:cs="Consolas" w:ascii="Consolas" w:hAnsi="Consolas"/>
                  <w:b w:val="false"/>
                  <w:bCs w:val="false"/>
                  <w:i w:val="false"/>
                  <w:iCs w:val="false"/>
                  <w:sz w:val="18"/>
                  <w:szCs w:val="18"/>
                </w:rPr>
                <w:t>driver_oracle.c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56" w:author="Claude" w:date="2026-09-27T12:00:00Z">
              <w:r>
                <w:rPr>
                  <w:b w:val="false"/>
                  <w:bCs w:val="false"/>
                  <w:i w:val="false"/>
                  <w:iCs w:val="false"/>
                </w:rPr>
                <w:t>The Oracle driver itself.</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57" w:author="Claude" w:date="2026-09-27T12:00:00Z">
              <w:r>
                <w:rPr>
                  <w:b w:val="false"/>
                  <w:bCs w:val="false"/>
                  <w:i w:val="false"/>
                  <w:iCs w:val="false"/>
                </w:rPr>
                <w:t>Expected - driver_mssql.c sits alongside it behind db_driver_t.</w:t>
              </w:r>
            </w:ins>
          </w:p>
        </w:tc>
      </w:tr>
      <w:tr>
        <w:trPr>
          <w:ins w:id="158"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59" w:author="Claude" w:date="2026-09-27T12:00:00Z">
              <w:r>
                <w:rPr>
                  <w:rFonts w:eastAsia="Consolas" w:cs="Consolas" w:ascii="Consolas" w:hAnsi="Consolas"/>
                  <w:b w:val="false"/>
                  <w:bCs w:val="false"/>
                  <w:i w:val="false"/>
                  <w:iCs w:val="false"/>
                  <w:sz w:val="18"/>
                  <w:szCs w:val="18"/>
                </w:rPr>
                <w:t>Connection.c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60" w:author="Claude" w:date="2026-09-27T12:00:00Z">
              <w:r>
                <w:rPr>
                  <w:b w:val="false"/>
                  <w:bCs w:val="false"/>
                  <w:i w:val="false"/>
                  <w:iCs w:val="false"/>
                </w:rPr>
                <w:t>Standalone OCIEnv/OCIServer/OCISession connect. Also defines oci_context_t, whose connection fields (envhp, srvhp, svchp, errhp) are OCI handle types.</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61" w:author="Claude" w:date="2026-09-27T12:00:00Z">
              <w:r>
                <w:rPr>
                  <w:b w:val="false"/>
                  <w:bCs w:val="false"/>
                  <w:i w:val="false"/>
                  <w:iCs w:val="false"/>
                </w:rPr>
                <w:t>The shared context is Oracle-typed. A second driver needs either its own handle fields on oci_context_t or an opaque per-driver handle - probably the largest single design decision for driver_mssql.</w:t>
              </w:r>
            </w:ins>
          </w:p>
        </w:tc>
      </w:tr>
      <w:tr>
        <w:trPr>
          <w:ins w:id="162"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63" w:author="Claude" w:date="2026-09-27T12:00:00Z">
              <w:r>
                <w:rPr>
                  <w:rFonts w:eastAsia="Consolas" w:cs="Consolas" w:ascii="Consolas" w:hAnsi="Consolas"/>
                  <w:b w:val="false"/>
                  <w:bCs w:val="false"/>
                  <w:i w:val="false"/>
                  <w:iCs w:val="false"/>
                  <w:sz w:val="18"/>
                  <w:szCs w:val="18"/>
                </w:rPr>
                <w:t>Connection_Pool.c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64" w:author="Claude" w:date="2026-09-27T12:00:00Z">
              <w:r>
                <w:rPr>
                  <w:b w:val="false"/>
                  <w:bCs w:val="false"/>
                  <w:i w:val="false"/>
                  <w:iCs w:val="false"/>
                </w:rPr>
                <w:t>Per-slot OCIServerAttach, OCIPing, OCI_ATTR_SERVER_STATUS, OCI_ATTR_RECEIVE_TIMEOUT/SEND_TIMEOUT, OCITransRollback on return to the pool.</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65" w:author="Claude" w:date="2026-09-27T12:00:00Z">
              <w:r>
                <w:rPr>
                  <w:b w:val="false"/>
                  <w:bCs w:val="false"/>
                  <w:i w:val="false"/>
                  <w:iCs w:val="false"/>
                </w:rPr>
                <w:t>Reached through driver_oracle.c's connect()/get_session()/session_is_alive() since the 2026-09-22 connection consolidation (Section 6), so a second driver brings its own pool behind the same entry points.</w:t>
              </w:r>
            </w:ins>
          </w:p>
        </w:tc>
      </w:tr>
      <w:tr>
        <w:trPr>
          <w:ins w:id="166"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67" w:author="Claude" w:date="2026-09-27T12:00:00Z">
              <w:r>
                <w:rPr>
                  <w:rFonts w:eastAsia="Consolas" w:cs="Consolas" w:ascii="Consolas" w:hAnsi="Consolas"/>
                  <w:b w:val="false"/>
                  <w:bCs w:val="false"/>
                  <w:i w:val="false"/>
                  <w:iCs w:val="false"/>
                  <w:sz w:val="18"/>
                  <w:szCs w:val="18"/>
                </w:rPr>
                <w:t>Transaction_Manager.c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68" w:author="Claude" w:date="2026-09-27T12:00:00Z">
              <w:r>
                <w:rPr>
                  <w:b w:val="false"/>
                  <w:bCs w:val="false"/>
                  <w:i w:val="false"/>
                  <w:iCs w:val="false"/>
                </w:rPr>
                <w:t>OCITransCommit/OCITransRollback inside tx_commit()/tx_rollback(); oci_trans_commit_retry().</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69" w:author="Claude" w:date="2026-09-27T12:00:00Z">
              <w:r>
                <w:rPr>
                  <w:b w:val="false"/>
                  <w:bCs w:val="false"/>
                  <w:i w:val="false"/>
                  <w:iCs w:val="false"/>
                </w:rPr>
                <w:t>tx_begin()/tx_commit() are core logic, but the commit and rollback calls inside them do not yet go through db_driver_t's own commit()/rollback().</w:t>
              </w:r>
            </w:ins>
          </w:p>
        </w:tc>
      </w:tr>
      <w:tr>
        <w:trPr>
          <w:ins w:id="170"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71" w:author="Claude" w:date="2026-09-27T12:00:00Z">
              <w:r>
                <w:rPr>
                  <w:rFonts w:eastAsia="Consolas" w:cs="Consolas" w:ascii="Consolas" w:hAnsi="Consolas"/>
                  <w:b w:val="false"/>
                  <w:bCs w:val="false"/>
                  <w:i w:val="false"/>
                  <w:iCs w:val="false"/>
                  <w:sz w:val="18"/>
                  <w:szCs w:val="18"/>
                </w:rPr>
                <w:t>Table_Metadata_Module.c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72" w:author="Claude" w:date="2026-09-27T12:00:00Z">
              <w:r>
                <w:rPr>
                  <w:b w:val="false"/>
                  <w:bCs w:val="false"/>
                  <w:i w:val="false"/>
                  <w:iCs w:val="false"/>
                </w:rPr>
                <w:t>get_multi_metadata(): OCIParamGet/OCIDefineByPos/OCIDefineArrayOfStruct. Called from inside driver_oracle.c's select_open() and from metadata_cache.c.</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73" w:author="Claude" w:date="2026-09-27T12:00:00Z">
              <w:r>
                <w:rPr>
                  <w:b w:val="false"/>
                  <w:bCs w:val="false"/>
                  <w:i w:val="false"/>
                  <w:iCs w:val="false"/>
                </w:rPr>
                <w:t>Behaves as part of the Oracle driver today. A second driver needs its own metadata path (SQL Server catalog views, for example) producing the same col_metadata_t shape.</w:t>
              </w:r>
            </w:ins>
          </w:p>
        </w:tc>
      </w:tr>
      <w:tr>
        <w:trPr>
          <w:ins w:id="174"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75" w:author="Claude" w:date="2026-09-27T12:00:00Z">
              <w:r>
                <w:rPr>
                  <w:rFonts w:eastAsia="Consolas" w:cs="Consolas" w:ascii="Consolas" w:hAnsi="Consolas"/>
                  <w:b w:val="false"/>
                  <w:bCs w:val="false"/>
                  <w:i w:val="false"/>
                  <w:iCs w:val="false"/>
                  <w:sz w:val="18"/>
                  <w:szCs w:val="18"/>
                </w:rPr>
                <w:t>Level2_Parser.c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76" w:author="Claude" w:date="2026-09-27T12:00:00Z">
              <w:r>
                <w:rPr>
                  <w:b w:val="false"/>
                  <w:bCs w:val="false"/>
                  <w:i w:val="false"/>
                  <w:iCs w:val="false"/>
                </w:rPr>
                <w:t>Includes oci.h; DATE/TIMESTAMP normalisation runs a raw OCI SELECT TO_CHAR(TO_DATE(...)) FROM DUAL round-trip.</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77" w:author="Claude" w:date="2026-09-27T12:00:00Z">
              <w:r>
                <w:rPr>
                  <w:b w:val="false"/>
                  <w:bCs w:val="false"/>
                  <w:i w:val="false"/>
                  <w:iCs w:val="false"/>
                </w:rPr>
                <w:t>Core validation with an embedded Oracle call - needs a driver-level "normalise date" call or a vendor-neutral implementation.</w:t>
              </w:r>
            </w:ins>
          </w:p>
        </w:tc>
      </w:tr>
      <w:tr>
        <w:trPr>
          <w:ins w:id="178"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79" w:author="Claude" w:date="2026-09-27T12:00:00Z">
              <w:r>
                <w:rPr>
                  <w:rFonts w:eastAsia="Consolas" w:cs="Consolas" w:ascii="Consolas" w:hAnsi="Consolas"/>
                  <w:b w:val="false"/>
                  <w:bCs w:val="false"/>
                  <w:i w:val="false"/>
                  <w:iCs w:val="false"/>
                  <w:sz w:val="18"/>
                  <w:szCs w:val="18"/>
                </w:rPr>
                <w:t>Auth_Manager.c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80" w:author="Claude" w:date="2026-09-27T12:00:00Z">
              <w:r>
                <w:rPr>
                  <w:b w:val="false"/>
                  <w:bCs w:val="false"/>
                  <w:i w:val="false"/>
                  <w:iCs w:val="false"/>
                </w:rPr>
                <w:t>lookup_user(), record_auth_failure(), record_auth_success(): raw OCI SELECT/UPDATE on APP_USER and AUTH_SOURCE.</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81" w:author="Claude" w:date="2026-09-27T12:00:00Z">
              <w:r>
                <w:rPr>
                  <w:b w:val="false"/>
                  <w:bCs w:val="false"/>
                  <w:i w:val="false"/>
                  <w:iCs w:val="false"/>
                </w:rPr>
                <w:t>The Security module bypasses db_driver_t entirely (Security Module Design Specification, Section 10) - it must move behind the driver or be implemented per vendor.</w:t>
              </w:r>
            </w:ins>
          </w:p>
        </w:tc>
      </w:tr>
      <w:tr>
        <w:trPr>
          <w:ins w:id="182"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83" w:author="Claude" w:date="2026-09-27T12:00:00Z">
              <w:r>
                <w:rPr>
                  <w:rFonts w:eastAsia="Consolas" w:cs="Consolas" w:ascii="Consolas" w:hAnsi="Consolas"/>
                  <w:b w:val="false"/>
                  <w:bCs w:val="false"/>
                  <w:i w:val="false"/>
                  <w:iCs w:val="false"/>
                  <w:sz w:val="18"/>
                  <w:szCs w:val="18"/>
                </w:rPr>
                <w:t>Authz_Manager.c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84" w:author="Claude" w:date="2026-09-27T12:00:00Z">
              <w:r>
                <w:rPr>
                  <w:b w:val="false"/>
                  <w:bCs w:val="false"/>
                  <w:i w:val="false"/>
                  <w:iCs w:val="false"/>
                </w:rPr>
                <w:t>authz_build_permission_cache(): raw OCI query over USER_ROLE, ROLE_PERMISSION and PERMISSION.</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85" w:author="Claude" w:date="2026-09-27T12:00:00Z">
              <w:r>
                <w:rPr>
                  <w:b w:val="false"/>
                  <w:bCs w:val="false"/>
                  <w:i w:val="false"/>
                  <w:iCs w:val="false"/>
                </w:rPr>
                <w:t>Same as Auth_Manager.</w:t>
              </w:r>
            </w:ins>
          </w:p>
        </w:tc>
      </w:tr>
      <w:tr>
        <w:trPr>
          <w:ins w:id="186" w:author="Claude" w:date="2026-09-27T12:00:00Z"/>
        </w:trPr>
        <w:tc>
          <w:tcPr>
            <w:tcW w:w="2246" w:type="dxa"/>
            <w:tcBorders>
              <w:top w:val="single" w:sz="4" w:space="0" w:color="000000"/>
              <w:left w:val="single" w:sz="4" w:space="0" w:color="000000"/>
              <w:bottom w:val="single" w:sz="4" w:space="0" w:color="000000"/>
              <w:right w:val="single" w:sz="4" w:space="0" w:color="000000"/>
            </w:tcBorders>
          </w:tcPr>
          <w:p>
            <w:pPr>
              <w:pStyle w:val="Normal"/>
              <w:rPr/>
            </w:pPr>
            <w:ins w:id="187" w:author="Claude" w:date="2026-09-27T12:00:00Z">
              <w:r>
                <w:rPr>
                  <w:rFonts w:eastAsia="Consolas" w:cs="Consolas" w:ascii="Consolas" w:hAnsi="Consolas"/>
                  <w:b w:val="false"/>
                  <w:bCs w:val="false"/>
                  <w:i w:val="false"/>
                  <w:iCs w:val="false"/>
                  <w:sz w:val="18"/>
                  <w:szCs w:val="18"/>
                </w:rPr>
                <w:t>Unit_Test_Module.c / .h</w:t>
              </w:r>
            </w:ins>
          </w:p>
        </w:tc>
        <w:tc>
          <w:tcPr>
            <w:tcW w:w="3556" w:type="dxa"/>
            <w:tcBorders>
              <w:top w:val="single" w:sz="4" w:space="0" w:color="000000"/>
              <w:left w:val="single" w:sz="4" w:space="0" w:color="000000"/>
              <w:bottom w:val="single" w:sz="4" w:space="0" w:color="000000"/>
              <w:right w:val="single" w:sz="4" w:space="0" w:color="000000"/>
            </w:tcBorders>
          </w:tcPr>
          <w:p>
            <w:pPr>
              <w:pStyle w:val="Normal"/>
              <w:rPr/>
            </w:pPr>
            <w:ins w:id="188" w:author="Claude" w:date="2026-09-27T12:00:00Z">
              <w:r>
                <w:rPr>
                  <w:b w:val="false"/>
                  <w:bCs w:val="false"/>
                  <w:i w:val="false"/>
                  <w:iCs w:val="false"/>
                </w:rPr>
                <w:t>Tier 2/3 tests verify results with raw OCI queries; test_ut_conn_005 uses OCI_Connect_standalone() and ALTER SYSTEM KILL SESSION.</w:t>
              </w:r>
            </w:ins>
          </w:p>
        </w:tc>
        <w:tc>
          <w:tcPr>
            <w:tcW w:w="3558" w:type="dxa"/>
            <w:tcBorders>
              <w:top w:val="single" w:sz="4" w:space="0" w:color="000000"/>
              <w:left w:val="single" w:sz="4" w:space="0" w:color="000000"/>
              <w:bottom w:val="single" w:sz="4" w:space="0" w:color="000000"/>
              <w:right w:val="single" w:sz="4" w:space="0" w:color="000000"/>
            </w:tcBorders>
          </w:tcPr>
          <w:p>
            <w:pPr>
              <w:pStyle w:val="Normal"/>
              <w:rPr/>
            </w:pPr>
            <w:ins w:id="189" w:author="Claude" w:date="2026-09-27T12:00:00Z">
              <w:r>
                <w:rPr>
                  <w:b w:val="false"/>
                  <w:bCs w:val="false"/>
                  <w:i w:val="false"/>
                  <w:iCs w:val="false"/>
                </w:rPr>
                <w:t>Test code, Oracle-specific by nature. A second driver needs its own independent verification queries (Section 4.2).</w:t>
              </w:r>
            </w:ins>
          </w:p>
        </w:tc>
      </w:tr>
    </w:tbl>
    <w:p>
      <w:pPr>
        <w:pStyle w:val="Normal"/>
        <w:spacing w:before="0" w:after="160"/>
        <w:rPr>
          <w:ins w:id="191" w:author="Claude" w:date="2026-09-27T12:00:00Z"/>
        </w:rPr>
      </w:pPr>
      <w:ins w:id="190" w:author="Claude" w:date="2026-09-27T12:00:00Z">
        <w:r>
          <w:rPr>
            <w:b/>
            <w:bCs/>
            <w:i w:val="false"/>
            <w:iCs w:val="false"/>
          </w:rPr>
          <w:t>Checked and vendor-neutral (no OCI calls): Blob_Utils.c/.h and Clob_Utils.c/.h (their own header comments say so), Resultset_Builder.c/.h, cache.c/.h, and Session_Manager.c/.h, which does all its database work through the execute modules. Level1_Parser.c and Response_Writer.c were not checked in this pass - both are still listed as unaudited in Section 6.</w:t>
        </w:r>
      </w:ins>
    </w:p>
    <w:p>
      <w:pPr>
        <w:pStyle w:val="Heading2"/>
        <w:spacing w:before="300" w:after="150"/>
        <w:rPr>
          <w:ins w:id="193" w:author="Claude" w:date="2026-09-27T12:00:00Z"/>
        </w:rPr>
      </w:pPr>
      <w:ins w:id="192" w:author="Claude" w:date="2026-09-27T12:00:00Z">
        <w:r>
          <w:rPr/>
          <w:t>7.4 Oracle SQL in files with vendor-neutral names</w:t>
        </w:r>
      </w:ins>
    </w:p>
    <w:p>
      <w:pPr>
        <w:pStyle w:val="Normal"/>
        <w:spacing w:before="0" w:after="160"/>
        <w:rPr>
          <w:ins w:id="195" w:author="Claude" w:date="2026-09-27T12:00:00Z"/>
        </w:rPr>
      </w:pPr>
      <w:ins w:id="194" w:author="Claude" w:date="2026-09-27T12:00:00Z">
        <w:r>
          <w:rPr>
            <w:b/>
            <w:bCs/>
            <w:i w:val="false"/>
            <w:iCs w:val="false"/>
          </w:rPr>
          <w:t>These make no OCI calls, but they build Oracle-specific SQL text that a SQL Server driver will not accept as-is. This is the wider form of the question Section 6 already raises for Insert_Validate_Module.c.</w:t>
        </w:r>
      </w:ins>
    </w:p>
    <w:p>
      <w:pPr>
        <w:pStyle w:val="ListParagraph"/>
        <w:numPr>
          <w:ilvl w:val="0"/>
          <w:numId w:val="1"/>
        </w:numPr>
        <w:spacing w:before="0" w:after="120"/>
        <w:rPr>
          <w:ins w:id="197" w:author="Claude" w:date="2026-09-27T12:00:00Z"/>
        </w:rPr>
      </w:pPr>
      <w:ins w:id="196" w:author="Claude" w:date="2026-09-27T12:00:00Z">
        <w:r>
          <w:rPr/>
          <w:t>Insert_Execute_Module.c, Update_Execute_Module.c, Delete_Execute_Module.c - TO_DATE()/TO_TIMESTAMP() bind wrappers built from nls_date_format, EMPTY_BLOB()/EMPTY_CLOB() literals, and the RETURNING ROWID INTO clause (Section 4.1 already notes SQL Server's equivalent is OUTPUT).</w:t>
        </w:r>
      </w:ins>
    </w:p>
    <w:p>
      <w:pPr>
        <w:pStyle w:val="ListParagraph"/>
        <w:numPr>
          <w:ilvl w:val="0"/>
          <w:numId w:val="1"/>
        </w:numPr>
        <w:spacing w:before="0" w:after="120"/>
        <w:rPr>
          <w:ins w:id="199" w:author="Claude" w:date="2026-09-27T12:00:00Z"/>
        </w:rPr>
      </w:pPr>
      <w:ins w:id="198" w:author="Claude" w:date="2026-09-27T12:00:00Z">
        <w:r>
          <w:rPr/>
          <w:t>Audit_Trail_Manager.c - audit_get_date_wrapper() emits TO_DATE, TO_TIMESTAMP, TO_YMINTERVAL and TO_DSINTERVAL.</w:t>
        </w:r>
      </w:ins>
    </w:p>
    <w:p>
      <w:pPr>
        <w:pStyle w:val="ListParagraph"/>
        <w:numPr>
          <w:ilvl w:val="0"/>
          <w:numId w:val="1"/>
        </w:numPr>
        <w:spacing w:before="0" w:after="120"/>
        <w:rPr>
          <w:ins w:id="201" w:author="Claude" w:date="2026-09-27T12:00:00Z"/>
        </w:rPr>
      </w:pPr>
      <w:ins w:id="200" w:author="Claude" w:date="2026-09-27T12:00:00Z">
        <w:r>
          <w:rPr/>
          <w:t>Execute_Procedure_Module.c - calls the procedure through a generated anonymous PL/SQL block and binds SYS_REFCURSOR for CURSOR OUT parameters.</w:t>
        </w:r>
      </w:ins>
    </w:p>
    <w:p>
      <w:pPr>
        <w:pStyle w:val="ListParagraph"/>
        <w:numPr>
          <w:ilvl w:val="0"/>
          <w:numId w:val="1"/>
        </w:numPr>
        <w:spacing w:before="0" w:after="120"/>
        <w:rPr>
          <w:ins w:id="203" w:author="Claude" w:date="2026-09-27T12:00:00Z"/>
        </w:rPr>
      </w:pPr>
      <w:ins w:id="202" w:author="Claude" w:date="2026-09-27T12:00:00Z">
        <w:r>
          <w:rPr/>
          <w:t>DDL_Modules.c and DDL_Execute_Module.c - Oracle DDL grammar throughout: identifier rules, CREATE USER ... IDENTIFIED BY, PL/SQL procedure bodies, and the is_plsql_block trailing-semicolon rule.</w:t>
        </w:r>
      </w:ins>
    </w:p>
    <w:p>
      <w:pPr>
        <w:pStyle w:val="ListParagraph"/>
        <w:numPr>
          <w:ilvl w:val="0"/>
          <w:numId w:val="1"/>
        </w:numPr>
        <w:spacing w:before="0" w:after="120"/>
        <w:rPr>
          <w:ins w:id="205" w:author="Claude" w:date="2026-09-27T12:00:00Z"/>
        </w:rPr>
      </w:pPr>
      <w:ins w:id="204" w:author="Claude" w:date="2026-09-27T12:00:00Z">
        <w:r>
          <w:rPr/>
          <w:t>Insert_Validate_Module.c - VARCHAR2 length and NUMBER precision rules (the open question in Section 6).</w:t>
        </w:r>
      </w:ins>
    </w:p>
    <w:p>
      <w:pPr>
        <w:pStyle w:val="Heading2"/>
        <w:spacing w:before="300" w:after="150"/>
        <w:rPr>
          <w:ins w:id="207" w:author="Claude" w:date="2026-09-27T12:00:00Z"/>
        </w:rPr>
      </w:pPr>
      <w:ins w:id="206" w:author="Claude" w:date="2026-09-27T12:00:00Z">
        <w:r>
          <w:rPr/>
          <w:t>7.5 Left over from the rename</w:t>
        </w:r>
      </w:ins>
    </w:p>
    <w:p>
      <w:pPr>
        <w:pStyle w:val="ListParagraph"/>
        <w:numPr>
          <w:ilvl w:val="0"/>
          <w:numId w:val="1"/>
        </w:numPr>
        <w:spacing w:before="0" w:after="120"/>
        <w:rPr>
          <w:ins w:id="209" w:author="Claude" w:date="2026-09-27T12:00:00Z"/>
        </w:rPr>
      </w:pPr>
      <w:ins w:id="208" w:author="Claude" w:date="2026-09-27T12:00:00Z">
        <w:r>
          <w:rPr/>
          <w:t>include/Oci_xml_tester.h and include/Unit_Test.h - legacy, not in the build; the Unit Test Module Design Specification already recommends retiring both.</w:t>
        </w:r>
      </w:ins>
    </w:p>
    <w:p>
      <w:pPr>
        <w:pStyle w:val="ListParagraph"/>
        <w:numPr>
          <w:ilvl w:val="0"/>
          <w:numId w:val="1"/>
        </w:numPr>
        <w:spacing w:before="0" w:after="120"/>
        <w:rPr>
          <w:ins w:id="211" w:author="Claude" w:date="2026-09-27T12:00:00Z"/>
        </w:rPr>
      </w:pPr>
      <w:ins w:id="210" w:author="Claude" w:date="2026-09-27T12:00:00Z">
        <w:r>
          <w:rPr/>
          <w:t>OCI_Tester/ and OCI_Wrapper_Project.txt at the project root still use the old name.</w:t>
        </w:r>
      </w:ins>
    </w:p>
    <w:p>
      <w:pPr>
        <w:pStyle w:val="ListParagraph"/>
        <w:numPr>
          <w:ilvl w:val="0"/>
          <w:numId w:val="1"/>
        </w:numPr>
        <w:spacing w:before="0" w:after="120"/>
        <w:rPr>
          <w:ins w:id="213" w:author="Claude" w:date="2026-09-27T12:00:00Z"/>
        </w:rPr>
      </w:pPr>
      <w:ins w:id="212" w:author="Claude" w:date="2026-09-27T12:00:00Z">
        <w:r>
          <w:rPr/>
          <w:t>src/Drivers/Oracle/ still holds its own OCI_-named copies of core files alongside the Driver_*_Test.c harnesses. Worth reconciling with the renamed src/ files before driver_mssql's own harnesses are written - the stale-copy risk in Section 5.2 applies directly.</w:t>
        </w:r>
      </w:ins>
    </w:p>
    <w:p>
      <w:pPr>
        <w:pStyle w:val="ListParagraph"/>
        <w:numPr>
          <w:ilvl w:val="0"/>
          <w:numId w:val="1"/>
        </w:numPr>
        <w:spacing w:before="0" w:after="120"/>
        <w:rPr/>
      </w:pPr>
      <w:ins w:id="214" w:author="Claude" w:date="2026-09-27T12:00:00Z">
        <w:r>
          <w:rPr/>
          <w:t>Test_XML_Runner.c is still named by some older documents but exists in neither the 2026-09-24 nor the 2026-09-27 tree.</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2</Pages>
  <Words>5362</Words>
  <Characters>32992</Characters>
  <CharactersWithSpaces>38082</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2026-09-21T05:53:19Z</dcterms:created>
  <dc:creator>Un-named</dc:creator>
  <dc:description/>
  <dc:language>en-US</dc:language>
  <cp:lastModifiedBy>Un-named</cp:lastModifiedBy>
  <dcterms:modified xsi:type="dcterms:W3CDTF">2026-09-21T05:53:19Z</dcterms:modified>
  <cp:revision>1</cp:revision>
  <dc:subject/>
  <dc:title/>
</cp:coreProperties>
</file>