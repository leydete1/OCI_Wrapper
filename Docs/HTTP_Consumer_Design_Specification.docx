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t>HTTP Consumer</w:t>
      </w:r>
    </w:p>
    <w:p>
      <w:pPr>
        <w:pStyle w:val="Title"/>
        <w:spacing w:before="0" w:after="80"/>
        <w:rPr/>
      </w:pPr>
      <w:r>
        <w:rPr/>
        <w:t>Configuration &amp; Design Specification</w:t>
      </w:r>
    </w:p>
    <w:p>
      <w:pPr>
        <w:pStyle w:val="Normal"/>
        <w:spacing w:before="0" w:after="40"/>
        <w:rPr/>
      </w:pPr>
      <w:del w:id="0" w:author="Claude" w:date="2026-09-27T12:00:00Z">
        <w:r>
          <w:rPr>
            <w:i/>
            <w:iCs/>
            <w:sz w:val="26"/>
            <w:szCs w:val="26"/>
          </w:rPr>
          <w:delText>Data Manager</w:delText>
        </w:r>
      </w:del>
      <w:ins w:id="1" w:author="Claude" w:date="2026-09-27T12:00:00Z">
        <w:r>
          <w:rPr>
            <w:i/>
            <w:iCs/>
            <w:sz w:val="26"/>
            <w:szCs w:val="26"/>
          </w:rPr>
          <w:t>DataSol_Gateway</w:t>
        </w:r>
      </w:ins>
      <w:r>
        <w:rPr>
          <w:i/>
          <w:iCs/>
          <w:sz w:val="26"/>
          <w:szCs w:val="26"/>
        </w:rPr>
        <w:t xml:space="preserve"> - Consumer Layer</w:t>
      </w:r>
    </w:p>
    <w:p>
      <w:pPr>
        <w:pStyle w:val="Normal"/>
        <w:spacing w:before="0" w:after="400"/>
        <w:rPr/>
      </w:pPr>
      <w:del w:id="2" w:author="Claude" w:date="2026-09-27T12:00:00Z">
        <w:r>
          <w:rPr>
            <w:i/>
            <w:iCs/>
          </w:rPr>
          <w:delText>Version 1.1 - 2026-08-27 (closes out the multi-row UPDATE fix - HTTP Consumer complete)</w:delText>
        </w:r>
      </w:del>
      <w:ins w:id="3" w:author="Claude" w:date="2026-09-27T12:00:00Z">
        <w:r>
          <w:rPr>
            <w:i/>
            <w:iCs/>
          </w:rPr>
          <w:t>Version 1.2 - 2026-09-27 (supersedes v1.1, 2026-08-27, which closed out the multi-row UPDATE fix - HTTP Consumer complete)</w:t>
        </w:r>
      </w:ins>
    </w:p>
    <w:p>
      <w:pPr>
        <w:pStyle w:val="Normal"/>
        <w:spacing w:before="0" w:after="160"/>
        <w:rPr/>
      </w:pPr>
      <w:r>
        <w:rPr>
          <w:b w:val="false"/>
          <w:bCs w:val="false"/>
          <w:i/>
          <w:iCs/>
          <w:sz w:val="21"/>
          <w:szCs w:val="21"/>
        </w:rPr>
        <w:t>Covers HTTP Consumer end to end: architecture, every module on the request path, request/response formats (including execute_async batch delivery), the concurrency model, configuration surface, and the hardening history - every real bug found under genuine traffic and how it was fixed. Written so a reader unfamiliar with the six-stage build can understand the whole path in one read, without re-deriving it from source or from the build's own debugging history.</w:t>
      </w:r>
    </w:p>
    <w:p>
      <w:pPr>
        <w:pStyle w:val="Normal"/>
        <w:spacing w:before="0" w:after="160"/>
        <w:rPr>
          <w:ins w:id="5" w:author="Claude" w:date="2026-09-27T12:00:00Z"/>
        </w:rPr>
      </w:pPr>
      <w:ins w:id="4" w:author="Claude" w:date="2026-09-27T12:00:00Z">
        <w:r>
          <w:rPr>
            <w:b w:val="false"/>
            <w:bCs w:val="false"/>
            <w:i/>
            <w:iCs/>
            <w:sz w:val="21"/>
            <w:szCs w:val="21"/>
          </w:rPr>
          <w:t>Revision note (v1.2, 2026-09-27): DataSol_Gateway rename - a documentation refresh only; no design or behaviour described here has changed. The project formerly known as Data Manager (executable OCI_Wrapper) is now DataSol_Gateway, and the OCI_ prefix has been removed from every source and header file whose own name carried it - for example, OCI_Insert_Execute_Module.c is now Insert_Execute_Module.c and oci_cache.c is now cache.c. File references throughout now use the current names, including those inside dated entries, since every renamed file still exists under its new name (this document names no renamed source file directly, so it has no mapping appendix). The full project-wide old-to-new mapping is in db_driver_Interface_and_New_Driver_Guide.docx, Section 7. Function, type, table and log-file names that still carry OCI_ or Data_Manager in the source - OCI_Pool_*(), oci_context_t, OCI_SESSION, OCI_FIELD_TEST, *_Data_Manager.log - are unchanged there, and so are unchanged here.</w:t>
        </w:r>
      </w:ins>
    </w:p>
    <w:p>
      <w:pPr>
        <w:pStyle w:val="Heading1"/>
        <w:spacing w:before="320" w:after="120"/>
        <w:rPr/>
      </w:pPr>
      <w:r>
        <w:rPr/>
        <w:t>1. Introduction / Purpose</w:t>
      </w:r>
    </w:p>
    <w:p>
      <w:pPr>
        <w:pStyle w:val="Normal"/>
        <w:spacing w:before="0" w:after="160"/>
        <w:rPr/>
      </w:pPr>
      <w:r>
        <w:rPr>
          <w:b w:val="false"/>
          <w:bCs w:val="false"/>
          <w:i w:val="false"/>
          <w:iCs w:val="false"/>
          <w:sz w:val="21"/>
          <w:szCs w:val="21"/>
        </w:rPr>
        <w:t>HTTP Consumer is the second consumer front-end built on Data Manager's shared core - the first being File Consumer. It replaces File Consumer's folder-watching layer with a TLS HTTP listener, while reusing the entire consumer-agnostic pipeline underneath (Level 1/2 parsing, CRUD execute modules, Session/Transaction/Audit Trail managers) essentially unchanged. This was the explicit design intent behind File Consumer's own architecture from the start - proven out here.</w:t>
      </w:r>
    </w:p>
    <w:p>
      <w:pPr>
        <w:pStyle w:val="Normal"/>
        <w:spacing w:before="0" w:after="160"/>
        <w:rPr/>
      </w:pPr>
      <w:r>
        <w:rPr>
          <w:b w:val="false"/>
          <w:bCs w:val="false"/>
          <w:i w:val="false"/>
          <w:iCs w:val="false"/>
          <w:sz w:val="21"/>
          <w:szCs w:val="21"/>
        </w:rPr>
        <w:t>Built and proven in six stages (0 through 5), each one tested under real traffic before the next began, rather than designed all at once and tested at the end:</w:t>
      </w:r>
    </w:p>
    <w:p>
      <w:pPr>
        <w:pStyle w:val="ListParagraph"/>
        <w:numPr>
          <w:ilvl w:val="0"/>
          <w:numId w:val="3"/>
        </w:numPr>
        <w:spacing w:before="0" w:after="60"/>
        <w:rPr/>
      </w:pPr>
      <w:r>
        <w:rPr>
          <w:sz w:val="21"/>
          <w:szCs w:val="21"/>
        </w:rPr>
        <w:t>Stage 0 - TLS listener lifecycle, consumer_type gating, lifetime decoupling from File Consumer.</w:t>
      </w:r>
    </w:p>
    <w:p>
      <w:pPr>
        <w:pStyle w:val="ListParagraph"/>
        <w:numPr>
          <w:ilvl w:val="0"/>
          <w:numId w:val="1"/>
        </w:numPr>
        <w:spacing w:before="0" w:after="60"/>
        <w:rPr/>
      </w:pPr>
      <w:r>
        <w:rPr>
          <w:sz w:val="21"/>
          <w:szCs w:val="21"/>
        </w:rPr>
        <w:t>Stage 2 - real CRUD dispatch through process_xml_file(), session lifecycle (CREATE_SESSION/END_SESSION).</w:t>
      </w:r>
    </w:p>
    <w:p>
      <w:pPr>
        <w:pStyle w:val="ListParagraph"/>
        <w:numPr>
          <w:ilvl w:val="0"/>
          <w:numId w:val="1"/>
        </w:numPr>
        <w:spacing w:before="0" w:after="60"/>
        <w:rPr/>
      </w:pPr>
      <w:r>
        <w:rPr>
          <w:sz w:val="21"/>
          <w:szCs w:val="21"/>
        </w:rPr>
        <w:t>Stage 3 - proven correct under genuine concurrent load (zero ORA-03114, connection isolation confirmed).</w:t>
      </w:r>
    </w:p>
    <w:p>
      <w:pPr>
        <w:pStyle w:val="ListParagraph"/>
        <w:numPr>
          <w:ilvl w:val="0"/>
          <w:numId w:val="1"/>
        </w:numPr>
        <w:spacing w:before="0" w:after="60"/>
        <w:rPr/>
      </w:pPr>
      <w:r>
        <w:rPr>
          <w:sz w:val="21"/>
          <w:szCs w:val="21"/>
        </w:rPr>
        <w:t>Stage 4 - write serialization through a single dedicated queue, matching File Consumer's own contention model.</w:t>
      </w:r>
    </w:p>
    <w:p>
      <w:pPr>
        <w:pStyle w:val="ListParagraph"/>
        <w:numPr>
          <w:ilvl w:val="0"/>
          <w:numId w:val="1"/>
        </w:numPr>
        <w:spacing w:before="0" w:after="60"/>
        <w:rPr/>
      </w:pPr>
      <w:r>
        <w:rPr>
          <w:sz w:val="21"/>
          <w:szCs w:val="21"/>
        </w:rPr>
        <w:t>Stage 5 - execute_async / callback URL batch delivery, for genuinely large SELECTs.</w:t>
      </w:r>
    </w:p>
    <w:p>
      <w:pPr>
        <w:pStyle w:val="Heading1"/>
        <w:spacing w:before="320" w:after="120"/>
        <w:rPr/>
      </w:pPr>
      <w:r>
        <w:rPr/>
        <w:t>2. Scope / Out of Scope</w:t>
      </w:r>
    </w:p>
    <w:p>
      <w:pPr>
        <w:pStyle w:val="Heading3"/>
        <w:spacing w:before="200" w:after="80"/>
        <w:rPr/>
      </w:pPr>
      <w:r>
        <w:rPr/>
        <w:t>In scope</w:t>
      </w:r>
    </w:p>
    <w:p>
      <w:pPr>
        <w:pStyle w:val="ListParagraph"/>
        <w:numPr>
          <w:ilvl w:val="0"/>
          <w:numId w:val="1"/>
        </w:numPr>
        <w:spacing w:before="0" w:after="60"/>
        <w:rPr/>
      </w:pPr>
      <w:r>
        <w:rPr>
          <w:sz w:val="21"/>
          <w:szCs w:val="21"/>
        </w:rPr>
        <w:t>HTTP Consumer's own components: the TLS listener and its lifecycle, request routing, the HTTP-specific worker pool and queue routing, session lifecycle over HTTP, and execute_async/callback delivery.</w:t>
      </w:r>
    </w:p>
    <w:p>
      <w:pPr>
        <w:pStyle w:val="ListParagraph"/>
        <w:numPr>
          <w:ilvl w:val="0"/>
          <w:numId w:val="1"/>
        </w:numPr>
        <w:spacing w:before="0" w:after="60"/>
        <w:rPr/>
      </w:pPr>
      <w:r>
        <w:rPr>
          <w:sz w:val="21"/>
          <w:szCs w:val="21"/>
        </w:rPr>
        <w:t>The shared core pipeline HTTP Consumer drives - Level 1/2 parsing, CRUD execute modules, session/transaction/audit - described here at the level of what changed or was newly exercised, not field-by-field.</w:t>
      </w:r>
    </w:p>
    <w:p>
      <w:pPr>
        <w:pStyle w:val="ListParagraph"/>
        <w:numPr>
          <w:ilvl w:val="0"/>
          <w:numId w:val="1"/>
        </w:numPr>
        <w:spacing w:before="0" w:after="60"/>
        <w:rPr/>
      </w:pPr>
      <w:r>
        <w:rPr>
          <w:sz w:val="21"/>
          <w:szCs w:val="21"/>
        </w:rPr>
        <w:t>The HTTP-Consumer-relevant portions of configuration (config.ini's http_consumer_* keys, consumer_http.ini).</w:t>
      </w:r>
    </w:p>
    <w:p>
      <w:pPr>
        <w:pStyle w:val="ListParagraph"/>
        <w:numPr>
          <w:ilvl w:val="0"/>
          <w:numId w:val="1"/>
        </w:numPr>
        <w:spacing w:before="0" w:after="60"/>
        <w:rPr/>
      </w:pPr>
      <w:r>
        <w:rPr>
          <w:sz w:val="21"/>
          <w:szCs w:val="21"/>
        </w:rPr>
        <w:t>The complete hardening history - every real defect found via genuine traffic during this build, and its fix.</w:t>
      </w:r>
    </w:p>
    <w:p>
      <w:pPr>
        <w:pStyle w:val="Heading3"/>
        <w:spacing w:before="200" w:after="80"/>
        <w:rPr/>
      </w:pPr>
      <w:r>
        <w:rPr/>
        <w:t>Out of scope (see Section 14 for where each of these actually lives)</w:t>
      </w:r>
    </w:p>
    <w:p>
      <w:pPr>
        <w:pStyle w:val="ListParagraph"/>
        <w:numPr>
          <w:ilvl w:val="0"/>
          <w:numId w:val="1"/>
        </w:numPr>
        <w:spacing w:before="0" w:after="60"/>
        <w:rPr/>
      </w:pPr>
      <w:r>
        <w:rPr>
          <w:sz w:val="21"/>
          <w:szCs w:val="21"/>
        </w:rPr>
        <w:t>Full field-by-field request/response schemas for every CRUD operation - see CRUD_Execute_Modules_Reference.docx.</w:t>
      </w:r>
    </w:p>
    <w:p>
      <w:pPr>
        <w:pStyle w:val="ListParagraph"/>
        <w:numPr>
          <w:ilvl w:val="0"/>
          <w:numId w:val="1"/>
        </w:numPr>
        <w:spacing w:before="0" w:after="60"/>
        <w:rPr/>
      </w:pPr>
      <w:r>
        <w:rPr>
          <w:sz w:val="21"/>
          <w:szCs w:val="21"/>
        </w:rPr>
        <w:t>File Consumer's own architecture and design - see File_Consumer_Design_Specification.docx.</w:t>
      </w:r>
    </w:p>
    <w:p>
      <w:pPr>
        <w:pStyle w:val="ListParagraph"/>
        <w:numPr>
          <w:ilvl w:val="0"/>
          <w:numId w:val="1"/>
        </w:numPr>
        <w:spacing w:before="0" w:after="60"/>
        <w:rPr/>
      </w:pPr>
      <w:r>
        <w:rPr>
          <w:sz w:val="21"/>
          <w:szCs w:val="21"/>
        </w:rPr>
        <w:t>Authentication / LDAPS - deliberately deferred. Sequenced as the next independent module, after HTTP Consumer, before front-end integration work begins in earnest.</w:t>
      </w:r>
    </w:p>
    <w:p>
      <w:pPr>
        <w:pStyle w:val="ListParagraph"/>
        <w:numPr>
          <w:ilvl w:val="0"/>
          <w:numId w:val="1"/>
        </w:numPr>
        <w:spacing w:before="0" w:after="60"/>
        <w:rPr/>
      </w:pPr>
      <w:r>
        <w:rPr>
          <w:sz w:val="21"/>
          <w:szCs w:val="21"/>
        </w:rPr>
        <w:t>Multi-row UPDATE with distinct per-row LOB content in one batch - the request schema and execute module don't yet support this (see Section 12); a documented workaround exists.</w:t>
      </w:r>
    </w:p>
    <w:p>
      <w:pPr>
        <w:pStyle w:val="Heading1"/>
        <w:spacing w:before="320" w:after="120"/>
        <w:rPr/>
      </w:pPr>
      <w:r>
        <w:rPr/>
        <w:t>3. Architecture Overview</w:t>
      </w:r>
    </w:p>
    <w:p>
      <w:pPr>
        <w:pStyle w:val="Normal"/>
        <w:pBdr>
          <w:top w:val="single" w:sz="4" w:space="0" w:color="BFBFBF"/>
          <w:left w:val="single" w:sz="4" w:space="0" w:color="BFBFBF"/>
          <w:bottom w:val="single" w:sz="4" w:space="0" w:color="BFBFBF"/>
          <w:right w:val="single" w:sz="4" w:space="0" w:color="BFBFBF"/>
        </w:pBdr>
        <w:shd w:val="clear" w:fill="F2F2F2"/>
        <w:spacing w:before="0" w:after="160"/>
        <w:rPr/>
      </w:pPr>
      <w:r>
        <w:rPr>
          <w:rFonts w:eastAsia="Consolas" w:cs="Consolas" w:ascii="Consolas" w:hAnsi="Consolas"/>
          <w:sz w:val="18"/>
          <w:szCs w:val="18"/>
        </w:rPr>
        <w:t>Client</w:t>
        <w:br/>
        <w:t xml:space="preserve">  |  HTTPS (TLS mandatory, no plaintext fallback)</w:t>
        <w:br/>
        <w:t xml:space="preserve">  v</w:t>
        <w:br/>
        <w:t>http_consumer_runner.c   - MHD daemon lifecycle, lifetime watchdog,</w:t>
        <w:br/>
        <w:t xml:space="preserve">                            owns the HTTP worker pool's lifecycle too</w:t>
        <w:br/>
        <w:t xml:space="preserve">  v</w:t>
        <w:br/>
        <w:t>http_consumer.c          - request handler: body accumulation, then</w:t>
        <w:br/>
        <w:t xml:space="preserve">                            routes by content sniff:</w:t>
        <w:br/>
        <w:t xml:space="preserve">                              &lt;Session_Request&gt; -&gt; session_create()/</w:t>
        <w:br/>
        <w:t xml:space="preserve">                                                    session_end() directly</w:t>
        <w:br/>
        <w:t xml:space="preserve">                              execute_async=1   -&gt; validate (Level 1/2</w:t>
        <w:br/>
        <w:t xml:space="preserve">                                                    pre-check), then</w:t>
        <w:br/>
        <w:t xml:space="preserve">                                                    fire-and-forget + 202</w:t>
        <w:br/>
        <w:t xml:space="preserve">                              otherwise         -&gt; normal blocking dispatch</w:t>
        <w:br/>
        <w:t xml:space="preserve">  v</w:t>
        <w:br/>
        <w:t>http_worker_pool.c       - queue routing: T0 = dedicated writer queue</w:t>
        <w:br/>
        <w:t xml:space="preserve">                            (INSERT/UPDATE/DELETE), T1..Tn-1 = round-robin</w:t>
        <w:br/>
        <w:t xml:space="preserve">                            reads (SELECT/EXECUTE_PROCEDURE). One session</w:t>
        <w:br/>
        <w:t xml:space="preserve">                            borrowed once per worker thread, held for life.</w:t>
        <w:br/>
        <w:t xml:space="preserve">  v</w:t>
        <w:br/>
        <w:t>dispatcher.c             - process_xml_file() (shared with File Consumer)</w:t>
        <w:br/>
        <w:t xml:space="preserve">  v</w:t>
        <w:br/>
        <w:t>Level 1 / Level 2 parsing, CRUD execute modules, Oracle</w:t>
      </w:r>
    </w:p>
    <w:p>
      <w:pPr>
        <w:pStyle w:val="Heading1"/>
        <w:spacing w:before="320" w:after="120"/>
        <w:rPr/>
      </w:pPr>
      <w:r>
        <w:rPr/>
        <w:t>4. Modules on the Request Path</w:t>
      </w:r>
    </w:p>
    <w:p>
      <w:pPr>
        <w:pStyle w:val="Heading2"/>
        <w:spacing w:before="240" w:after="100"/>
        <w:rPr/>
      </w:pPr>
      <w:r>
        <w:rPr/>
        <w:t>4.1  HTTP Consumer Runner  (http_consumer_runner.c)</w:t>
      </w:r>
    </w:p>
    <w:p>
      <w:pPr>
        <w:pStyle w:val="Normal"/>
        <w:spacing w:before="0" w:after="160"/>
        <w:rPr/>
      </w:pPr>
      <w:r>
        <w:rPr>
          <w:b w:val="false"/>
          <w:bCs w:val="false"/>
          <w:i w:val="false"/>
          <w:iCs w:val="false"/>
          <w:sz w:val="21"/>
          <w:szCs w:val="21"/>
        </w:rPr>
        <w:t>Owns the MHD daemon's whole lifecycle. TLS is enforced with no code path that starts a plaintext listener under any condition - cert/key are read from disk before the daemon starts; a failure to load either is fatal, by design. Also owns a lifetime watchdog thread (consumer_http.ini's http_dispatcher.lifetime_seconds - 0 = run forever, matching File Consumer's own dispatcher.lifetime_seconds convention but deliberately on an independent config file, so the two consumers' lifetimes can never accidentally couple again). Creates the HTTP worker pool before the daemon starts accepting connections, and stops it only after MHD_stop_daemon() has fully drained every in-flight request.</w:t>
      </w:r>
    </w:p>
    <w:p>
      <w:pPr>
        <w:pStyle w:val="Heading2"/>
        <w:spacing w:before="240" w:after="100"/>
        <w:rPr/>
      </w:pPr>
      <w:r>
        <w:rPr/>
        <w:t>4.2  HTTP Consumer  (http_consumer.c)</w:t>
      </w:r>
    </w:p>
    <w:p>
      <w:pPr>
        <w:pStyle w:val="Normal"/>
        <w:spacing w:before="0" w:after="160"/>
        <w:rPr/>
      </w:pPr>
      <w:r>
        <w:rPr>
          <w:b w:val="false"/>
          <w:bCs w:val="false"/>
          <w:i w:val="false"/>
          <w:iCs w:val="false"/>
          <w:sz w:val="21"/>
          <w:szCs w:val="21"/>
        </w:rPr>
        <w:t>The MHD request handler itself. Accumulates a POST body across MHD's incremental callback pattern, then routes on three cheap content sniffs against the raw payload, in order: session-lifecycle envelope, execute_async flag, otherwise normal CRUD. HTTP status codes stay purely transport-level throughout - Data Manager's own PASS/ERROR status lives entirely inside the response payload; a request that reaches process_xml_file() always returns HTTP 200 regardless of outcome. The one deliberate exception is QUEUE_FULL on the fire-and-forget path, which has no completion object to carry a payload-level error through, so it surfaces as a genuine HTTP 503.</w:t>
      </w:r>
    </w:p>
    <w:p>
      <w:pPr>
        <w:pStyle w:val="Heading2"/>
        <w:spacing w:before="240" w:after="100"/>
        <w:rPr/>
      </w:pPr>
      <w:r>
        <w:rPr/>
        <w:t>4.3  HTTP Worker Pool  (http_worker_pool.c)</w:t>
      </w:r>
    </w:p>
    <w:p>
      <w:pPr>
        <w:pStyle w:val="Normal"/>
        <w:spacing w:before="0" w:after="160"/>
        <w:rPr/>
      </w:pPr>
      <w:r>
        <w:rPr>
          <w:b w:val="false"/>
          <w:bCs w:val="false"/>
          <w:i w:val="false"/>
          <w:iCs w:val="false"/>
          <w:sz w:val="21"/>
          <w:szCs w:val="21"/>
        </w:rPr>
        <w:t>HTTP Consumer's own queue_manager_t instance and dedicated worker threads - entirely separate from File Consumer's own queues, consistent with consumer_type gating the two as mutually exclusive today. Queue 0 is the dedicated single-writer queue for every INSERT/UPDATE/DELETE (and any mixed transaction containing one) - one connection, matching File Consumer's contention_manager.mode=single_write_queue. The remaining queues round-robin every read (SELECT/EXECUTE_PROCEDURE). Each worker borrows one session at startup and holds it for its whole life, unlike the per-request borrow the CRUD dispatch path uses on the MHD handler thread itself (MHD's own thread pool is opaque to us - there's no "this thread just started" hook to borrow against there).</w:t>
      </w:r>
    </w:p>
    <w:p>
      <w:pPr>
        <w:pStyle w:val="Normal"/>
        <w:spacing w:before="0" w:after="160"/>
        <w:rPr/>
      </w:pPr>
      <w:r>
        <w:rPr>
          <w:b w:val="false"/>
          <w:bCs w:val="false"/>
          <w:i w:val="false"/>
          <w:iCs w:val="false"/>
          <w:sz w:val="21"/>
          <w:szCs w:val="21"/>
        </w:rPr>
        <w:t>Provides two dispatch entry points: the normal blocking call (attaches a completion signal, the calling thread waits for the worker to finish) and a fire-and-forget variant used only for execute_async (no completion signal - the worker's own "no completion_ctx" fallback silently discards the return value, since the real result already went out via the per-batch callback).</w:t>
      </w:r>
    </w:p>
    <w:p>
      <w:pPr>
        <w:pStyle w:val="Heading2"/>
        <w:spacing w:before="240" w:after="100"/>
        <w:rPr/>
      </w:pPr>
      <w:r>
        <w:rPr/>
        <w:t>4.4  RequestObject / ResponseObject</w:t>
      </w:r>
    </w:p>
    <w:p>
      <w:pPr>
        <w:pStyle w:val="Normal"/>
        <w:spacing w:before="0" w:after="160"/>
        <w:rPr/>
      </w:pPr>
      <w:r>
        <w:rPr>
          <w:b w:val="false"/>
          <w:bCs w:val="false"/>
          <w:i w:val="false"/>
          <w:iCs w:val="false"/>
          <w:sz w:val="21"/>
          <w:szCs w:val="21"/>
        </w:rPr>
        <w:t>Shared unchanged with File Consumer, with one small, deliberately backward-compatible addition: request_object_t gained an optional completion_ctx field (NULL by default, set only via a new setter, constructor signature untouched) so HTTP's dispatch can attach a completion signal without File Consumer's own request-building code needing to change at all.</w:t>
      </w:r>
    </w:p>
    <w:p>
      <w:pPr>
        <w:pStyle w:val="Heading2"/>
        <w:spacing w:before="240" w:after="100"/>
        <w:rPr/>
      </w:pPr>
      <w:r>
        <w:rPr/>
        <w:t>4.5  Dispatcher  (dispatcher.c)</w:t>
      </w:r>
    </w:p>
    <w:p>
      <w:pPr>
        <w:pStyle w:val="Normal"/>
        <w:spacing w:before="0" w:after="160"/>
        <w:rPr/>
      </w:pPr>
      <w:r>
        <w:rPr>
          <w:b w:val="false"/>
          <w:bCs w:val="false"/>
          <w:i w:val="false"/>
          <w:iCs w:val="false"/>
          <w:sz w:val="21"/>
          <w:szCs w:val="21"/>
        </w:rPr>
        <w:t>process_xml_file() is unchanged and fully shared with File Consumer - the same entrypoint drives both consumers' CRUD dispatch. One new function was added specifically for HTTP: validate_async_select_request(), which runs Level 1 parse and Level 2 validate only (no session validation, no transaction, no execute) so the fire-and-forget path can know, cheaply and synchronously, whether a request will actually be accepted before committing to telling the client 202 - see Section 7 and Section 11 for the bug this closed.</w:t>
      </w:r>
    </w:p>
    <w:p>
      <w:pPr>
        <w:pStyle w:val="Heading2"/>
        <w:spacing w:before="240" w:after="100"/>
        <w:rPr/>
      </w:pPr>
      <w:r>
        <w:rPr/>
        <w:t>4.6  Level 1 / Level 2 Parsers</w:t>
      </w:r>
    </w:p>
    <w:p>
      <w:pPr>
        <w:pStyle w:val="Normal"/>
        <w:spacing w:before="0" w:after="160"/>
        <w:rPr/>
      </w:pPr>
      <w:r>
        <w:rPr>
          <w:b w:val="false"/>
          <w:bCs w:val="false"/>
          <w:i w:val="false"/>
          <w:iCs w:val="false"/>
          <w:sz w:val="21"/>
          <w:szCs w:val="21"/>
        </w:rPr>
        <w:t>Reused unchanged for every existing operation type. Extended for execute_async: select_request_t gained execute_async and async_call_back_url fields (Level 1), and Level 2 added validation requiring a non-empty, HTTPS-only callback URL whenever execute_async=1, and rejecting it outright on any SELECT that isn't the sole operation in its transaction.</w:t>
      </w:r>
    </w:p>
    <w:p>
      <w:pPr>
        <w:pStyle w:val="Heading2"/>
        <w:spacing w:before="240" w:after="100"/>
        <w:rPr/>
      </w:pPr>
      <w:r>
        <w:rPr/>
        <w:t>4.7  CRUD Execute Modules</w:t>
      </w:r>
    </w:p>
    <w:p>
      <w:pPr>
        <w:pStyle w:val="Normal"/>
        <w:spacing w:before="0" w:after="160"/>
        <w:rPr/>
      </w:pPr>
      <w:r>
        <w:rPr>
          <w:b w:val="false"/>
          <w:bCs w:val="false"/>
          <w:i w:val="false"/>
          <w:iCs w:val="false"/>
          <w:sz w:val="21"/>
          <w:szCs w:val="21"/>
        </w:rPr>
        <w:t>Reused, with two real, shared-with-File-Consumer bugs found and fixed during this build (Section 11): INSERT and UPDATE both switched from a post-execute OCI_ATTR_ROWID fetch (unreliable for any multi-row-affecting statement) to a bound, array-aware RETURNING ROWID INTO clause, and the LOB-write code in both now genuinely loops over every row in a batch instead of only ever touching the first.</w:t>
      </w:r>
    </w:p>
    <w:p>
      <w:pPr>
        <w:pStyle w:val="Heading2"/>
        <w:spacing w:before="240" w:after="100"/>
        <w:rPr/>
      </w:pPr>
      <w:r>
        <w:rPr/>
        <w:t>4.8  Async Callback Client  (async_callback_client.c)</w:t>
      </w:r>
    </w:p>
    <w:p>
      <w:pPr>
        <w:pStyle w:val="Normal"/>
        <w:spacing w:before="0" w:after="160"/>
        <w:rPr/>
      </w:pPr>
      <w:r>
        <w:rPr>
          <w:b w:val="false"/>
          <w:bCs w:val="false"/>
          <w:i w:val="false"/>
          <w:iCs w:val="false"/>
          <w:sz w:val="21"/>
          <w:szCs w:val="21"/>
        </w:rPr>
        <w:t>New module - the first genuinely outbound HTTP client anywhere in this codebase. Best-effort delivery only, by design: a single attempt per batch, no retry, log-and-move-on on any failure (timeout, connection refused, non-2xx). TLS-only, with a defensive re-check even though Level 2 already enforces it upstream. Certificate verification stays on for the outbound call - unlike the inbound listener's own self-signed test certificate, this is a genuine call to a third party's own endpoint.</w:t>
      </w:r>
    </w:p>
    <w:p>
      <w:pPr>
        <w:pStyle w:val="Heading2"/>
        <w:spacing w:before="240" w:after="100"/>
        <w:rPr/>
      </w:pPr>
      <w:r>
        <w:rPr/>
        <w:t>4.9  Connection Pool</w:t>
      </w:r>
    </w:p>
    <w:p>
      <w:pPr>
        <w:pStyle w:val="Normal"/>
        <w:spacing w:before="0" w:after="160"/>
        <w:rPr/>
      </w:pPr>
      <w:r>
        <w:rPr>
          <w:b w:val="false"/>
          <w:bCs w:val="false"/>
          <w:i w:val="false"/>
          <w:iCs w:val="false"/>
          <w:sz w:val="21"/>
          <w:szCs w:val="21"/>
        </w:rPr>
        <w:t>Reused unchanged. Two borrow patterns coexist correctly: the HTTP worker pool's long-lived, once-per-thread borrow, and the CRUD dispatch/session-handling path's per-request borrow-and-release on whichever MHD handler thread services that connection.</w:t>
      </w:r>
    </w:p>
    <w:p>
      <w:pPr>
        <w:pStyle w:val="Heading1"/>
        <w:spacing w:before="320" w:after="120"/>
        <w:rPr/>
      </w:pPr>
      <w:r>
        <w:rPr/>
        <w:t>5. Session Lifecycle over HTTP</w:t>
      </w:r>
    </w:p>
    <w:p>
      <w:pPr>
        <w:pStyle w:val="Normal"/>
        <w:spacing w:before="0" w:after="160"/>
        <w:rPr/>
      </w:pPr>
      <w:r>
        <w:rPr>
          <w:b w:val="false"/>
          <w:bCs w:val="false"/>
          <w:i w:val="false"/>
          <w:iCs w:val="false"/>
          <w:sz w:val="21"/>
          <w:szCs w:val="21"/>
        </w:rPr>
        <w:t>Session requests use a distinct envelope - &lt;Session_Request&gt; with a plain &lt;operation&gt;CREATE_SESSION&lt;/operation&gt; tag - not the &lt;request&gt;/&lt;operation type="..."&gt; shape every CRUD request uses. Detected before the normal dispatch path and routed directly to session_create()/session_end(), bypassing the worker pool entirely, since neither operation touches a contention-prone table. This is the first consumer to actually exercise this path - File Consumer creates one session for itself at startup and never asks a client for one; HTTP Consumer is the first consumer where an external caller genuinely needs its own.</w:t>
      </w:r>
    </w:p>
    <w:p>
      <w:pPr>
        <w:pStyle w:val="Heading1"/>
        <w:spacing w:before="320" w:after="120"/>
        <w:rPr/>
      </w:pPr>
      <w:r>
        <w:rPr/>
        <w:t>6. Concurrency Model</w:t>
      </w:r>
    </w:p>
    <w:p>
      <w:pPr>
        <w:pStyle w:val="Normal"/>
        <w:spacing w:before="0" w:after="160"/>
        <w:rPr/>
      </w:pPr>
      <w:r>
        <w:rPr>
          <w:b w:val="false"/>
          <w:bCs w:val="false"/>
          <w:i w:val="false"/>
          <w:iCs w:val="false"/>
          <w:sz w:val="21"/>
          <w:szCs w:val="21"/>
        </w:rPr>
        <w:t>Confirmed under real 8-thread concurrent load across the full fixture set: writes cleanly isolated to the single dedicated connection, reads correctly excluded from it, zero ORA-03114 throughout. One real defect was found and fixed during this proving: queue_manager's own round-robin cursor is documented as safe only for a single enqueueing thread (File Consumer's own single scanning thread) - HTTP Consumer's multiple concurrent MHD handler threads calling into it violated that assumption. http_worker_pool.c now serializes the enqueue call itself under its own mutex, restoring that single-producer contract without touching queue_manager.c.</w:t>
      </w:r>
    </w:p>
    <w:p>
      <w:pPr>
        <w:pStyle w:val="Heading1"/>
        <w:spacing w:before="320" w:after="120"/>
        <w:rPr/>
      </w:pPr>
      <w:r>
        <w:rPr/>
        <w:t>7. execute_async / Callback Delivery</w:t>
      </w:r>
    </w:p>
    <w:p>
      <w:pPr>
        <w:pStyle w:val="Normal"/>
        <w:spacing w:before="0" w:after="160"/>
        <w:rPr/>
      </w:pPr>
      <w:r>
        <w:rPr>
          <w:b w:val="false"/>
          <w:bCs w:val="false"/>
          <w:i w:val="false"/>
          <w:iCs w:val="false"/>
          <w:sz w:val="21"/>
          <w:szCs w:val="21"/>
        </w:rPr>
        <w:t>For a SELECT expected to return many batches, execute_async=1 plus a valid HTTPS async_call_back_url streams each fetched batch to that URL as it's retrieved, instead of one combined (and possibly truncated) response. Design decisions:</w:t>
      </w:r>
    </w:p>
    <w:p>
      <w:pPr>
        <w:pStyle w:val="ListParagraph"/>
        <w:numPr>
          <w:ilvl w:val="0"/>
          <w:numId w:val="1"/>
        </w:numPr>
        <w:spacing w:before="0" w:after="60"/>
        <w:rPr/>
      </w:pPr>
      <w:r>
        <w:rPr>
          <w:sz w:val="21"/>
          <w:szCs w:val="21"/>
        </w:rPr>
        <w:t>Self-contained documents - every batch, including the final one, is independently well-formed and parseable on its own, XML or JSON.</w:t>
      </w:r>
    </w:p>
    <w:p>
      <w:pPr>
        <w:pStyle w:val="ListParagraph"/>
        <w:numPr>
          <w:ilvl w:val="0"/>
          <w:numId w:val="1"/>
        </w:numPr>
        <w:spacing w:before="0" w:after="60"/>
        <w:rPr/>
      </w:pPr>
      <w:r>
        <w:rPr>
          <w:sz w:val="21"/>
          <w:szCs w:val="21"/>
        </w:rPr>
        <w:t>Local, batch-relative row numbering - a batch-sized resultset_t is bounds-checked against its own record count, so continuous global row numbers across batches aren't possible; each batch restarts at row 1. Cumulative totals (num_rows, execution_time_total, truncated) appear only on the final batch.</w:t>
      </w:r>
    </w:p>
    <w:p>
      <w:pPr>
        <w:pStyle w:val="ListParagraph"/>
        <w:numPr>
          <w:ilvl w:val="0"/>
          <w:numId w:val="1"/>
        </w:numPr>
        <w:spacing w:before="0" w:after="60"/>
        <w:rPr/>
      </w:pPr>
      <w:r>
        <w:rPr>
          <w:sz w:val="21"/>
          <w:szCs w:val="21"/>
        </w:rPr>
        <w:t>Batch-scoped stats - blobs_extracted/clobs_extracted on each batch reflect that batch only; true cumulative totals are tracked in parallel for the final summary.</w:t>
      </w:r>
    </w:p>
    <w:p>
      <w:pPr>
        <w:pStyle w:val="ListParagraph"/>
        <w:numPr>
          <w:ilvl w:val="0"/>
          <w:numId w:val="1"/>
        </w:numPr>
        <w:spacing w:before="0" w:after="60"/>
        <w:rPr/>
      </w:pPr>
      <w:r>
        <w:rPr>
          <w:sz w:val="21"/>
          <w:szCs w:val="21"/>
        </w:rPr>
        <w:t>Best-effort delivery, no retry - a failed batch POST is logged and the fetch loop continues; retry is the client's own responsibility.</w:t>
      </w:r>
    </w:p>
    <w:p>
      <w:pPr>
        <w:pStyle w:val="ListParagraph"/>
        <w:numPr>
          <w:ilvl w:val="0"/>
          <w:numId w:val="1"/>
        </w:numPr>
        <w:spacing w:before="0" w:after="60"/>
        <w:rPr/>
      </w:pPr>
      <w:r>
        <w:rPr>
          <w:sz w:val="21"/>
          <w:szCs w:val="21"/>
        </w:rPr>
        <w:t>TLS-only callback URLs, no exceptions.</w:t>
      </w:r>
    </w:p>
    <w:p>
      <w:pPr>
        <w:pStyle w:val="ListParagraph"/>
        <w:numPr>
          <w:ilvl w:val="0"/>
          <w:numId w:val="1"/>
        </w:numPr>
        <w:spacing w:before="0" w:after="60"/>
        <w:rPr/>
      </w:pPr>
      <w:r>
        <w:rPr>
          <w:sz w:val="21"/>
          <w:szCs w:val="21"/>
        </w:rPr>
        <w:t>Fire-and-forget dispatch with an immediate HTTP 202 - but only after a synchronous Level 1/Level 2 pre-check confirms the request will actually be accepted (Section 11 - this gate is what closes a real false-202 bug found during testing).</w:t>
      </w:r>
    </w:p>
    <w:p>
      <w:pPr>
        <w:pStyle w:val="Heading1"/>
        <w:spacing w:before="320" w:after="120"/>
        <w:rPr/>
      </w:pPr>
      <w:r>
        <w:rPr/>
        <w:t>8. TLS</w:t>
      </w:r>
    </w:p>
    <w:p>
      <w:pPr>
        <w:pStyle w:val="Normal"/>
        <w:spacing w:before="0" w:after="160"/>
        <w:rPr/>
      </w:pPr>
      <w:r>
        <w:rPr>
          <w:b w:val="false"/>
          <w:bCs w:val="false"/>
          <w:i w:val="false"/>
          <w:iCs w:val="false"/>
          <w:sz w:val="21"/>
          <w:szCs w:val="21"/>
        </w:rPr>
        <w:t>Mandatory throughout, inbound and outbound, with no configuration flag or code path that disables it anywhere. The inbound listener refuses to start at all if its certificate/key can't be loaded. The outbound callback client refuses to attempt a non-HTTPS URL, re-checking defensively even though Level 2 already enforces this upstream.</w:t>
      </w:r>
    </w:p>
    <w:p>
      <w:pPr>
        <w:pStyle w:val="Heading1"/>
        <w:spacing w:before="320" w:after="120"/>
        <w:rPr/>
      </w:pPr>
      <w:r>
        <w:rPr/>
        <w:t>9. Configuration Reference</w:t>
      </w:r>
    </w:p>
    <w:p>
      <w:pPr>
        <w:pStyle w:val="Heading3"/>
        <w:spacing w:before="200" w:after="80"/>
        <w:rPr/>
      </w:pPr>
      <w:r>
        <w:rPr/>
        <w:t>config.ini</w:t>
      </w:r>
    </w:p>
    <w:tbl>
      <w:tblPr>
        <w:tblW w:w="9900" w:type="dxa"/>
        <w:jc w:val="left"/>
        <w:tblInd w:w="0" w:type="dxa"/>
        <w:tblLayout w:type="fixed"/>
        <w:tblCellMar>
          <w:top w:w="60" w:type="dxa"/>
          <w:left w:w="100" w:type="dxa"/>
          <w:bottom w:w="60" w:type="dxa"/>
          <w:right w:w="100" w:type="dxa"/>
        </w:tblCellMar>
      </w:tblPr>
      <w:tblGrid>
        <w:gridCol w:w="3599"/>
        <w:gridCol w:w="6300"/>
      </w:tblGrid>
      <w:tr>
        <w:trPr>
          <w:tblHeader w:val="true"/>
        </w:trPr>
        <w:tc>
          <w:tcPr>
            <w:tcW w:w="3599"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Key</w:t>
            </w:r>
          </w:p>
        </w:tc>
        <w:tc>
          <w:tcPr>
            <w:tcW w:w="63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Purpose</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consumer_type</w:t>
            </w:r>
          </w:p>
        </w:tc>
        <w:tc>
          <w:tcPr>
            <w:tcW w:w="63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"HTTP" starts HTTP Consumer only; "FILE" starts File Consumer only - mutually exclusive.</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http_consumer_port / _bind_address</w:t>
            </w:r>
          </w:p>
        </w:tc>
        <w:tc>
          <w:tcPr>
            <w:tcW w:w="63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TLS listener bind address and port.</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http_consumer_thread_pool_size</w:t>
            </w:r>
          </w:p>
        </w:tc>
        <w:tc>
          <w:tcPr>
            <w:tcW w:w="63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MHD's own internal thread pool size.</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http_consumer_tls_cert_file / _key_file</w:t>
            </w:r>
          </w:p>
        </w:tc>
        <w:tc>
          <w:tcPr>
            <w:tcW w:w="63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TLS certificate/key paths - mandatory, no fallback.</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http_consumer_log_*</w:t>
            </w:r>
          </w:p>
        </w:tc>
        <w:tc>
          <w:tcPr>
            <w:tcW w:w="63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HTTP Consumer's own dedicated logger configuration.</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http_dispatcher_queue_count / _queue_depth</w:t>
            </w:r>
          </w:p>
        </w:tc>
        <w:tc>
          <w:tcPr>
            <w:tcW w:w="63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HTTP worker pool sizing - queue 0 is always the writer.</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http_consumer_ini_path</w:t>
            </w:r>
          </w:p>
        </w:tc>
        <w:tc>
          <w:tcPr>
            <w:tcW w:w="63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Path to consumer_http.ini.</w:t>
            </w:r>
          </w:p>
        </w:tc>
      </w:tr>
    </w:tbl>
    <w:p>
      <w:pPr>
        <w:pStyle w:val="Heading3"/>
        <w:spacing w:before="200" w:after="80"/>
        <w:rPr/>
      </w:pPr>
      <w:r>
        <w:rPr/>
        <w:t>consumer_http.ini</w:t>
      </w:r>
    </w:p>
    <w:tbl>
      <w:tblPr>
        <w:tblW w:w="9900" w:type="dxa"/>
        <w:jc w:val="left"/>
        <w:tblInd w:w="0" w:type="dxa"/>
        <w:tblLayout w:type="fixed"/>
        <w:tblCellMar>
          <w:top w:w="60" w:type="dxa"/>
          <w:left w:w="100" w:type="dxa"/>
          <w:bottom w:w="60" w:type="dxa"/>
          <w:right w:w="100" w:type="dxa"/>
        </w:tblCellMar>
      </w:tblPr>
      <w:tblGrid>
        <w:gridCol w:w="3599"/>
        <w:gridCol w:w="6300"/>
      </w:tblGrid>
      <w:tr>
        <w:trPr>
          <w:tblHeader w:val="true"/>
        </w:trPr>
        <w:tc>
          <w:tcPr>
            <w:tcW w:w="3599"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Key</w:t>
            </w:r>
          </w:p>
        </w:tc>
        <w:tc>
          <w:tcPr>
            <w:tcW w:w="63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Purpose</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http_dispatcher.lifetime_seconds</w:t>
            </w:r>
          </w:p>
        </w:tc>
        <w:tc>
          <w:tcPr>
            <w:tcW w:w="63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0 = run forever; independent of File Consumer's own lifetime setting.</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http_dispatcher.queue_count</w:t>
            </w:r>
          </w:p>
        </w:tc>
        <w:tc>
          <w:tcPr>
            <w:tcW w:w="63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Total queues, including the dedicated writer queue.</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http_dispatcher.queue_depth</w:t>
            </w:r>
          </w:p>
        </w:tc>
        <w:tc>
          <w:tcPr>
            <w:tcW w:w="63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Per-queue depth before QUEUE_FULL.</w:t>
            </w:r>
          </w:p>
        </w:tc>
      </w:tr>
    </w:tbl>
    <w:p>
      <w:pPr>
        <w:pStyle w:val="Heading1"/>
        <w:spacing w:before="320" w:after="120"/>
        <w:rPr/>
      </w:pPr>
      <w:r>
        <w:rPr/>
        <w:t>10. Testing</w:t>
      </w:r>
    </w:p>
    <w:p>
      <w:pPr>
        <w:pStyle w:val="Normal"/>
        <w:spacing w:before="0" w:after="160"/>
        <w:rPr/>
      </w:pPr>
      <w:r>
        <w:rPr>
          <w:b w:val="false"/>
          <w:bCs w:val="false"/>
          <w:i w:val="false"/>
          <w:iCs w:val="false"/>
          <w:sz w:val="21"/>
          <w:szCs w:val="21"/>
        </w:rPr>
        <w:t>http_consumer_tester.c - a standalone, libcurl-based, multi-threaded tester built specifically for this consumer. Creates one shared session, injects the real session_id into every fixture's "-" placeholder automatically, dispatches the full fixture set concurrently, and diffs each response against a saved baseline (execution_time fields normalized out of the comparison, since they're never stable run to run by design).</w:t>
      </w:r>
    </w:p>
    <w:p>
      <w:pPr>
        <w:pStyle w:val="Normal"/>
        <w:spacing w:before="0" w:after="160"/>
        <w:rPr/>
      </w:pPr>
      <w:r>
        <w:rPr>
          <w:b w:val="false"/>
          <w:bCs w:val="false"/>
          <w:i w:val="false"/>
          <w:iCs w:val="false"/>
          <w:sz w:val="21"/>
          <w:szCs w:val="21"/>
        </w:rPr>
        <w:t>Fixture set: the existing Unit_Test_*/Request_Test_* library (XML and JSON) already proven under File Consumer, plus a new Test_Async_* set (valid case, and three deliberately invalid cases - empty callback URL, non-HTTPS callback URL, mixed transaction) covering execute_async specifically, in both XML and JSON.</w:t>
      </w:r>
    </w:p>
    <w:p>
      <w:pPr>
        <w:pStyle w:val="Normal"/>
        <w:spacing w:before="0" w:after="160"/>
        <w:rPr/>
      </w:pPr>
      <w:r>
        <w:rPr>
          <w:b w:val="false"/>
          <w:bCs w:val="false"/>
          <w:i w:val="false"/>
          <w:iCs w:val="false"/>
          <w:sz w:val="21"/>
          <w:szCs w:val="21"/>
        </w:rPr>
        <w:t>Regression coverage added for the LOB batch fix: Unit_Test_Insert_Round_9 (new - multi-row BLOB) alongside the existing Unit_Test_Insert_Round_5 (multi-row CLOB, previously never actually verified beyond "did the insert report success"), each paired with a follow-up SELECT that checks the real LOB content landed on every row, not just the first.</w:t>
      </w:r>
    </w:p>
    <w:p>
      <w:pPr>
        <w:pStyle w:val="Heading1"/>
        <w:spacing w:before="320" w:after="120"/>
        <w:rPr/>
      </w:pPr>
      <w:r>
        <w:rPr/>
        <w:t>11. Hardening - Issues Found and Fixed</w:t>
      </w:r>
    </w:p>
    <w:p>
      <w:pPr>
        <w:pStyle w:val="Normal"/>
        <w:spacing w:before="0" w:after="160"/>
        <w:rPr/>
      </w:pPr>
      <w:r>
        <w:rPr>
          <w:b w:val="false"/>
          <w:bCs w:val="false"/>
          <w:i w:val="false"/>
          <w:iCs w:val="false"/>
          <w:sz w:val="21"/>
          <w:szCs w:val="21"/>
        </w:rPr>
        <w:t>Every issue below was found via real traffic or real output inspection during this build, not code review alone - several would not have been caught by the tester's own PASS/FAIL count.</w:t>
      </w:r>
    </w:p>
    <w:tbl>
      <w:tblPr>
        <w:tblW w:w="9300" w:type="dxa"/>
        <w:jc w:val="left"/>
        <w:tblInd w:w="0" w:type="dxa"/>
        <w:tblLayout w:type="fixed"/>
        <w:tblCellMar>
          <w:top w:w="60" w:type="dxa"/>
          <w:left w:w="100" w:type="dxa"/>
          <w:bottom w:w="60" w:type="dxa"/>
          <w:right w:w="100" w:type="dxa"/>
        </w:tblCellMar>
      </w:tblPr>
      <w:tblGrid>
        <w:gridCol w:w="3200"/>
        <w:gridCol w:w="3200"/>
        <w:gridCol w:w="2900"/>
      </w:tblGrid>
      <w:tr>
        <w:trPr>
          <w:tblHeader w:val="true"/>
        </w:trPr>
        <w:tc>
          <w:tcPr>
            <w:tcW w:w="32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Issue</w:t>
            </w:r>
          </w:p>
        </w:tc>
        <w:tc>
          <w:tcPr>
            <w:tcW w:w="32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Found via</w:t>
            </w:r>
          </w:p>
        </w:tc>
        <w:tc>
          <w:tcPr>
            <w:tcW w:w="29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Fix</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Concurrent-enqueue race on queue_manager's round-robin cursor</w:t>
            </w:r>
          </w:p>
        </w:tc>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Stage 4 connection-distribution analysis under real load</w:t>
            </w:r>
          </w:p>
        </w:tc>
        <w:tc>
          <w:tcPr>
            <w:tcW w:w="29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Enqueue call serialized under a dedicated mutex</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Async response cached under shared SQL key, poisoning unrelated later requests</w:t>
            </w:r>
          </w:p>
        </w:tc>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An unrelated sync SELECT unexpectedly returned empty fields</w:t>
            </w:r>
          </w:p>
        </w:tc>
        <w:tc>
          <w:tcPr>
            <w:tcW w:w="29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Cache store skipped entirely for execute_async requests</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Cache hit on an async request bypassed the fetch loop - zero batches delivered, silently</w:t>
            </w:r>
          </w:p>
        </w:tc>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Code trace following the cache-poisoning fix</w:t>
            </w:r>
          </w:p>
        </w:tc>
        <w:tc>
          <w:tcPr>
            <w:tcW w:w="29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Async requests forced to always miss cache</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execute_async requests told 202 before Level 2 validation ran</w:t>
            </w:r>
          </w:p>
        </w:tc>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Direct webhook.site inspection of a deliberately-invalid request</w:t>
            </w:r>
          </w:p>
        </w:tc>
        <w:tc>
          <w:tcPr>
            <w:tcW w:w="29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validate_async_select_request() pre-check gate before the fire-and-forget dispatch decision</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Duplicate &lt;output_xml&gt; wrapper tags in every async batch</w:t>
            </w:r>
          </w:p>
        </w:tc>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Raw webhook.site output inspection</w:t>
            </w:r>
          </w:p>
        </w:tc>
        <w:tc>
          <w:tcPr>
            <w:tcW w:w="29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Removed manual tag writes already produced by xml_start_document()/xml_finalize()</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JSON async batches wrapped in an XML envelope with a JSON body spliced inside</w:t>
            </w:r>
          </w:p>
        </w:tc>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Raw webhook.site output inspection</w:t>
            </w:r>
          </w:p>
        </w:tc>
        <w:tc>
          <w:tcPr>
            <w:tcW w:w="29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Genuine JSON envelope construction branch added, merging fields at one top level</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Final async batch never marked final=true</w:t>
            </w:r>
          </w:p>
        </w:tc>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Two consecutive live runs, both showing the same symptom</w:t>
            </w:r>
          </w:p>
        </w:tc>
        <w:tc>
          <w:tcPr>
            <w:tcW w:w="29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Finality determined from the known effective row limit, not solely OCI's own NO_DATA timing</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INSERT/UPDATE ROWID captured via OCI_ATTR_ROWID unreliable for any multi-row-affecting statement</w:t>
            </w:r>
          </w:p>
        </w:tc>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Direct comparison of a captured ROWID against the real row's actual ROWID</w:t>
            </w:r>
          </w:p>
        </w:tc>
        <w:tc>
          <w:tcPr>
            <w:tcW w:w="29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Switched to a bound, array-aware RETURNING ROWID INTO clause</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Multi-row batch INSERT/UPDATE with a LOB column silently wrote content only to the first row</w:t>
            </w:r>
          </w:p>
        </w:tc>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Code trace during the ROWID fix; confirmed with real verification queries</w:t>
            </w:r>
          </w:p>
        </w:tc>
        <w:tc>
          <w:tcPr>
            <w:tcW w:w="29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LOB-write code now loops over every row in the batch using its own correct ROWID</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UPDATE with a non-unique WHERE clause (one execution matching many physical rows) only ever wrote LOB content to one of them - a static RETURNING array is sized to bind iterations (always 1 for UPDATE), never to rows one iteration's WHERE clause might match</w:t>
            </w:r>
          </w:p>
        </w:tc>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Reported directly against real data - 209 rows sharing NUMBER_COL=300, only one ever got its CLOB updated</w:t>
            </w:r>
          </w:p>
        </w:tc>
        <w:tc>
          <w:tcPr>
            <w:tcW w:w="29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Static array bind replaced with OCIBindDynamic - Oracle's own callback mechanism reports every affected row as it processes it, with no upfront count needed; confirmed against the real 209-row case</w:t>
            </w:r>
          </w:p>
        </w:tc>
      </w:tr>
    </w:tbl>
    <w:p>
      <w:pPr>
        <w:pStyle w:val="Heading1"/>
        <w:spacing w:before="320" w:after="120"/>
        <w:rPr/>
      </w:pPr>
      <w:r>
        <w:rPr/>
        <w:t>12. Known Limitations / Deferred</w:t>
      </w:r>
    </w:p>
    <w:p>
      <w:pPr>
        <w:pStyle w:val="ListParagraph"/>
        <w:numPr>
          <w:ilvl w:val="0"/>
          <w:numId w:val="1"/>
        </w:numPr>
        <w:spacing w:before="0" w:after="60"/>
        <w:rPr/>
      </w:pPr>
      <w:r>
        <w:rPr>
          <w:sz w:val="21"/>
          <w:szCs w:val="21"/>
        </w:rPr>
        <w:t>Multi-row UPDATE with genuinely DIFFERENT per-row LOB content in one batch (as opposed to one non-unique WHERE clause applying the SAME values to many rows, now fixed - see Section 11) - update_request_t's schema is deliberately single WHERE/single SET per operation (uc-&gt;row_count is hardcoded to 1); there is no way for one request to express "row A gets this file, row B gets that file" today. Not built - workaround available now: multiple UPDATE operations bundled in one transaction (same atomicity, more round-trips), or delete-and-bulk-reinsert via the now-proven multi-row INSERT path for wholesale replacement.</w:t>
      </w:r>
    </w:p>
    <w:p>
      <w:pPr>
        <w:pStyle w:val="ListParagraph"/>
        <w:numPr>
          <w:ilvl w:val="0"/>
          <w:numId w:val="1"/>
        </w:numPr>
        <w:spacing w:before="0" w:after="60"/>
        <w:rPr/>
      </w:pPr>
      <w:r>
        <w:rPr>
          <w:sz w:val="21"/>
          <w:szCs w:val="21"/>
        </w:rPr>
        <w:t>metrics.output_response on an execute_async SELECT reflects an internal, mostly-empty leftover structure rather than the real client-facing ACCEPTED acknowledgement - cosmetic, doesn't affect behavior, not fixed.</w:t>
      </w:r>
    </w:p>
    <w:p>
      <w:pPr>
        <w:pStyle w:val="ListParagraph"/>
        <w:numPr>
          <w:ilvl w:val="0"/>
          <w:numId w:val="1"/>
        </w:numPr>
        <w:spacing w:before="0" w:after="60"/>
        <w:rPr/>
      </w:pPr>
      <w:r>
        <w:rPr>
          <w:sz w:val="21"/>
          <w:szCs w:val="21"/>
        </w:rPr>
        <w:t>Authentication / LDAPS - deliberately out of scope for this module; next independent piece of work.</w:t>
      </w:r>
    </w:p>
    <w:p>
      <w:pPr>
        <w:pStyle w:val="Heading1"/>
        <w:spacing w:before="320" w:after="120"/>
        <w:rPr/>
      </w:pPr>
      <w:r>
        <w:rPr/>
        <w:t>13. Current Status</w:t>
      </w:r>
    </w:p>
    <w:p>
      <w:pPr>
        <w:pStyle w:val="Normal"/>
        <w:spacing w:before="0" w:after="160"/>
        <w:rPr/>
      </w:pPr>
      <w:r>
        <w:rPr>
          <w:b/>
          <w:bCs/>
          <w:i w:val="false"/>
          <w:iCs w:val="false"/>
          <w:sz w:val="21"/>
          <w:szCs w:val="21"/>
        </w:rPr>
        <w:t>HTTP Consumer Stages 0 through 5 are complete and proven under real concurrent traffic, including the full existing regression fixture set, the new execute_async fixture set (XML and JSON), dedicated multi-row LOB regression coverage for the INSERT/UPDATE fix, and the OCIBindDynamic UPDATE fix confirmed directly against real, previously-affected production-shaped data (209 rows, single non-unique WHERE clause, every row now correctly updated). HTTP Consumer is considered fully complete as of this revision. Next: Authentication/LDAPS as an independent module, then front-end integration work.</w:t>
      </w:r>
    </w:p>
    <w:p>
      <w:pPr>
        <w:pStyle w:val="Heading1"/>
        <w:spacing w:before="320" w:after="120"/>
        <w:rPr/>
      </w:pPr>
      <w:r>
        <w:rPr/>
        <w:t>14. References</w:t>
      </w:r>
    </w:p>
    <w:p>
      <w:pPr>
        <w:pStyle w:val="ListParagraph"/>
        <w:numPr>
          <w:ilvl w:val="0"/>
          <w:numId w:val="1"/>
        </w:numPr>
        <w:spacing w:before="0" w:after="60"/>
        <w:rPr/>
      </w:pPr>
      <w:r>
        <w:rPr>
          <w:sz w:val="21"/>
          <w:szCs w:val="21"/>
        </w:rPr>
        <w:t>CRUD_Execute_Modules_Reference.docx - full field-by-field request/response reference for all five CRUD operations.</w:t>
      </w:r>
    </w:p>
    <w:p>
      <w:pPr>
        <w:pStyle w:val="ListParagraph"/>
        <w:numPr>
          <w:ilvl w:val="0"/>
          <w:numId w:val="1"/>
        </w:numPr>
        <w:spacing w:before="0" w:after="60"/>
        <w:rPr/>
      </w:pPr>
      <w:r>
        <w:rPr>
          <w:sz w:val="21"/>
          <w:szCs w:val="21"/>
        </w:rPr>
        <w:t>File_Consumer_Design_Specification.docx - File Consumer's own architecture and design.</w:t>
      </w:r>
    </w:p>
    <w:p>
      <w:pPr>
        <w:pStyle w:val="ListParagraph"/>
        <w:numPr>
          <w:ilvl w:val="0"/>
          <w:numId w:val="1"/>
        </w:numPr>
        <w:spacing w:before="0" w:after="60"/>
        <w:rPr/>
      </w:pPr>
      <w:r>
        <w:rPr>
          <w:sz w:val="21"/>
          <w:szCs w:val="21"/>
        </w:rPr>
        <w:t>Data_Manager_Request_Definitions.docx - the full request envelope reference.</w:t>
      </w:r>
    </w:p>
    <w:p>
      <w:pPr>
        <w:pStyle w:val="ListParagraph"/>
        <w:numPr>
          <w:ilvl w:val="0"/>
          <w:numId w:val="1"/>
        </w:numPr>
        <w:spacing w:before="0" w:after="60"/>
        <w:rPr/>
      </w:pPr>
      <w:r>
        <w:rPr>
          <w:sz w:val="21"/>
          <w:szCs w:val="21"/>
        </w:rPr>
        <w:t>Unit_Test_Module_Design_Specification.docx - the startup self-test module.</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0"/>
  <w:revisionView w:insDel="0" w:formatting="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5</Pages>
  <Words>2756</Words>
  <Characters>16849</Characters>
  <CharactersWithSpaces>19893</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2026-08-24T15:17:55Z</dcterms:created>
  <dc:creator>Un-named</dc:creator>
  <dc:description/>
  <dc:language>en-US</dc:language>
  <cp:lastModifiedBy>Un-named</cp:lastModifiedBy>
  <dcterms:modified xsi:type="dcterms:W3CDTF">2026-08-24T15:17:55Z</dcterms:modified>
  <cp:revision>1</cp:revision>
  <dc:subject/>
  <dc:title/>
</cp:coreProperties>
</file>