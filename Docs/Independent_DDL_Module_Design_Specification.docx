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00"/>
        <w:rPr/>
      </w:pPr>
      <w:del w:id="0" w:author="Claude" w:date="2026-09-27T12:00:00Z">
        <w:r>
          <w:rPr>
            <w:rFonts w:eastAsia="Calibri" w:cs="Calibri" w:ascii="Calibri" w:hAnsi="Calibri"/>
            <w:b/>
            <w:bCs/>
            <w:i w:val="false"/>
            <w:iCs w:val="false"/>
            <w:sz w:val="28"/>
            <w:szCs w:val="28"/>
          </w:rPr>
          <w:delText>Data Manager</w:delText>
        </w:r>
      </w:del>
      <w:ins w:id="1" w:author="Claude" w:date="2026-09-27T12:00:00Z">
        <w:r>
          <w:rPr>
            <w:rFonts w:eastAsia="Calibri" w:cs="Calibri" w:ascii="Calibri" w:hAnsi="Calibri"/>
            <w:b/>
            <w:bCs/>
            <w:i w:val="false"/>
            <w:iCs w:val="false"/>
            <w:sz w:val="28"/>
            <w:szCs w:val="28"/>
          </w:rPr>
          <w:t>DataSol_Gateway</w:t>
        </w:r>
      </w:ins>
    </w:p>
    <w:p>
      <w:pPr>
        <w:pStyle w:val="Normal"/>
        <w:spacing w:before="0" w:after="200"/>
        <w:rPr/>
      </w:pPr>
      <w:r>
        <w:rPr>
          <w:rFonts w:eastAsia="Calibri" w:cs="Calibri" w:ascii="Calibri" w:hAnsi="Calibri"/>
          <w:b/>
          <w:bCs/>
          <w:i w:val="false"/>
          <w:iCs w:val="false"/>
          <w:sz w:val="36"/>
          <w:szCs w:val="36"/>
        </w:rPr>
        <w:t>Independent DDL Module – Design Specification</w:t>
      </w:r>
    </w:p>
    <w:p>
      <w:pPr>
        <w:pStyle w:val="Normal"/>
        <w:spacing w:before="0" w:after="80"/>
        <w:rPr/>
      </w:pPr>
      <w:del w:id="2" w:author="Claude" w:date="2026-09-27T12:00:00Z">
        <w:r>
          <w:rPr>
            <w:rFonts w:eastAsia="Calibri" w:cs="Calibri" w:ascii="Calibri" w:hAnsi="Calibri"/>
            <w:b w:val="false"/>
            <w:bCs w:val="false"/>
            <w:i/>
            <w:iCs/>
            <w:sz w:val="22"/>
            <w:szCs w:val="22"/>
          </w:rPr>
          <w:delText>Version 1.0</w:delText>
        </w:r>
      </w:del>
      <w:ins w:id="3" w:author="Claude" w:date="2026-09-27T12:00:00Z">
        <w:r>
          <w:rPr>
            <w:rFonts w:eastAsia="Calibri" w:cs="Calibri" w:ascii="Calibri" w:hAnsi="Calibri"/>
            <w:b w:val="false"/>
            <w:bCs w:val="false"/>
            <w:i/>
            <w:iCs/>
            <w:sz w:val="22"/>
            <w:szCs w:val="22"/>
          </w:rPr>
          <w:t>Version 1.1</w:t>
        </w:r>
      </w:ins>
      <w:r>
        <w:rPr>
          <w:rFonts w:eastAsia="Calibri" w:cs="Calibri" w:ascii="Calibri" w:hAnsi="Calibri"/>
          <w:b w:val="false"/>
          <w:bCs w:val="false"/>
          <w:i/>
          <w:iCs/>
          <w:sz w:val="22"/>
          <w:szCs w:val="22"/>
        </w:rPr>
        <w:t xml:space="preserve">  –  as-built, post-implementation review</w:t>
      </w:r>
    </w:p>
    <w:p>
      <w:pPr>
        <w:pStyle w:val="Normal"/>
        <w:spacing w:before="0" w:after="300"/>
        <w:rPr>
          <w:ins w:id="6" w:author="Claude" w:date="2026-09-27T12:00:00Z"/>
        </w:rPr>
      </w:pPr>
      <w:del w:id="4" w:author="Claude" w:date="2026-09-27T12:00:00Z">
        <w:r>
          <w:rPr>
            <w:rFonts w:eastAsia="Calibri" w:cs="Calibri" w:ascii="Calibri" w:hAnsi="Calibri"/>
            <w:b w:val="false"/>
            <w:bCs w:val="false"/>
            <w:i/>
            <w:iCs/>
            <w:sz w:val="22"/>
            <w:szCs w:val="22"/>
          </w:rPr>
          <w:delText>2026-09-08</w:delText>
        </w:r>
      </w:del>
      <w:ins w:id="5" w:author="Claude" w:date="2026-09-27T12:00:00Z">
        <w:r>
          <w:rPr>
            <w:rFonts w:eastAsia="Calibri" w:cs="Calibri" w:ascii="Calibri" w:hAnsi="Calibri"/>
            <w:b w:val="false"/>
            <w:bCs w:val="false"/>
            <w:i/>
            <w:iCs/>
            <w:sz w:val="22"/>
            <w:szCs w:val="22"/>
          </w:rPr>
          <w:t>2026-09-27  (supersedes v1.0, 2026-09-08)</w:t>
        </w:r>
      </w:ins>
    </w:p>
    <w:p>
      <w:pPr>
        <w:pStyle w:val="Normal"/>
        <w:spacing w:before="0" w:after="300"/>
        <w:rPr>
          <w:ins w:id="8" w:author="Claude" w:date="2026-09-27T12:00:00Z"/>
        </w:rPr>
      </w:pPr>
      <w:ins w:id="7" w:author="Claude" w:date="2026-09-27T12:00:00Z">
        <w:r>
          <w:rPr>
            <w:rFonts w:eastAsia="Calibri" w:cs="Calibri" w:ascii="Calibri" w:hAnsi="Calibri"/>
            <w:b w:val="false"/>
            <w:bCs w:val="false"/>
            <w:i/>
            <w:iCs/>
            <w:sz w:val="22"/>
            <w:szCs w:val="22"/>
          </w:rPr>
          <w:t>Revision note (v1.1, 2026-09-27): DataSol_Gateway rename - a documentation refresh only; no design or behaviour described here has changed. The project formerly known as Data Manager (executable OCI_Wrapper) is now DataSol_Gateway, and the OCI_ prefix has been removed from every source and header file whose own name carried it - for example, OCI_Insert_Execute_Module.c is now Insert_Execute_Module.c and oci_cache.c is now cache.c. File references throughout now use the current names, including those inside dated entries, since every renamed file still exists under its new name - with two deliberate exceptions: the six per-type DDL module filenames (OCI_DDL_Create_User_Module.c and its siblings) are kept as-is in Sections 6 and 9, since those files were merged into DDL_Modules.c/.h on 2026-09-22/23 and never existed under an unprefixed name, and Section 12.3 keeps the names in use at the time, since it records a build error in those exact files. The old-to-new mapping for every file this document mentions is in the appendix at the end; the full project-wide mapping is in db_driver_Interface_and_New_Driver_Guide.docx, Section 7. Function, type, table and log-file names that still carry OCI_ or Data_Manager in the source - OCI_Pool_*(), oci_context_t, OCI_SESSION, OCI_FIELD_TEST, *_Data_Manager.log - are unchanged there, and so are unchanged here.</w:t>
        </w:r>
      </w:ins>
    </w:p>
    <w:p>
      <w:pPr>
        <w:pStyle w:val="Normal"/>
        <w:spacing w:before="0" w:after="300"/>
        <w:rPr/>
      </w:pPr>
      <w:r>
        <w:rPr>
          <w:rFonts w:eastAsia="Calibri" w:cs="Calibri" w:ascii="Calibri" w:hAnsi="Calibri"/>
          <w:b w:val="false"/>
          <w:bCs w:val="false"/>
          <w:i/>
          <w:iCs/>
          <w:sz w:val="22"/>
          <w:szCs w:val="22"/>
        </w:rPr>
        <w:t xml:space="preserve">Covers six DDL operations added to </w:t>
      </w:r>
      <w:del w:id="9" w:author="Claude" w:date="2026-09-27T12:00:00Z">
        <w:r>
          <w:rPr>
            <w:rFonts w:eastAsia="Calibri" w:cs="Calibri" w:ascii="Calibri" w:hAnsi="Calibri"/>
            <w:b w:val="false"/>
            <w:bCs w:val="false"/>
            <w:i/>
            <w:iCs/>
            <w:sz w:val="22"/>
            <w:szCs w:val="22"/>
          </w:rPr>
          <w:delText>the OCI Wrapper's Data Manager platform</w:delText>
        </w:r>
      </w:del>
      <w:ins w:id="10" w:author="Claude" w:date="2026-09-27T12:00:00Z">
        <w:r>
          <w:rPr>
            <w:rFonts w:eastAsia="Calibri" w:cs="Calibri" w:ascii="Calibri" w:hAnsi="Calibri"/>
            <w:b w:val="false"/>
            <w:bCs w:val="false"/>
            <w:i/>
            <w:iCs/>
            <w:sz w:val="22"/>
            <w:szCs w:val="22"/>
          </w:rPr>
          <w:t>the DataSol_Gateway platform (formerly OCI_Wrapper / Data Manager)</w:t>
        </w:r>
      </w:ins>
      <w:r>
        <w:rPr>
          <w:rFonts w:eastAsia="Calibri" w:cs="Calibri" w:ascii="Calibri" w:hAnsi="Calibri"/>
          <w:b w:val="false"/>
          <w:bCs w:val="false"/>
          <w:i/>
          <w:iCs/>
          <w:sz w:val="22"/>
          <w:szCs w:val="22"/>
        </w:rPr>
        <w:t xml:space="preserve"> - CREATE USER, GRANT, CREATE TABLE, DROP TABLE, CREATE VIEW, and CREATE PROCEDURE - each following the existing three-stage module pattern (Definition / Validation / tgen) established by the INSERT pipeline, plus a shared execute stage that runs the generated DDL against a live Oracle instance. Written so a developer with no other context can implement or extend this module directly from it, and so the next person to touch this code benefits from what this implementation got wrong before it got right (Section 13).</w:t>
      </w:r>
    </w:p>
    <w:p>
      <w:pPr>
        <w:pStyle w:val="Heading1"/>
        <w:spacing w:before="400" w:after="200"/>
        <w:rPr/>
      </w:pPr>
      <w:r>
        <w:rPr/>
        <w:t>1. Introduction / Purpose</w:t>
      </w:r>
    </w:p>
    <w:p>
      <w:pPr>
        <w:pStyle w:val="Normal"/>
        <w:spacing w:before="0" w:after="160"/>
        <w:rPr/>
      </w:pPr>
      <w:r>
        <w:rPr>
          <w:rFonts w:eastAsia="Calibri" w:cs="Calibri" w:ascii="Calibri" w:hAnsi="Calibri"/>
          <w:b w:val="false"/>
          <w:bCs w:val="false"/>
          <w:i w:val="false"/>
          <w:iCs w:val="false"/>
          <w:sz w:val="22"/>
          <w:szCs w:val="22"/>
        </w:rPr>
        <w:t>The Independent DDL Module gives Data Manager the ability to generate and execute Data Definition Language statements - creating and dropping schema objects, granting privileges, and defining views and procedures - through the same request/response pipeline already used for INSERT, UPDATE, DELETE, and SELECT.</w:t>
      </w:r>
    </w:p>
    <w:p>
      <w:pPr>
        <w:pStyle w:val="Normal"/>
        <w:spacing w:before="0" w:after="160"/>
        <w:rPr/>
      </w:pPr>
      <w:r>
        <w:rPr>
          <w:rFonts w:eastAsia="Calibri" w:cs="Calibri" w:ascii="Calibri" w:hAnsi="Calibri"/>
          <w:b w:val="false"/>
          <w:bCs w:val="false"/>
          <w:i w:val="false"/>
          <w:iCs w:val="false"/>
          <w:sz w:val="22"/>
          <w:szCs w:val="22"/>
        </w:rPr>
        <w:t>The module was built in two deliberate stages:</w:t>
      </w:r>
    </w:p>
    <w:p>
      <w:pPr>
        <w:pStyle w:val="ListParagraph"/>
        <w:numPr>
          <w:ilvl w:val="0"/>
          <w:numId w:val="3"/>
        </w:numPr>
        <w:spacing w:before="0" w:after="100"/>
        <w:rPr/>
      </w:pPr>
      <w:r>
        <w:rPr>
          <w:rFonts w:eastAsia="Calibri" w:cs="Calibri" w:ascii="Calibri" w:hAnsi="Calibri"/>
          <w:sz w:val="22"/>
          <w:szCs w:val="22"/>
        </w:rPr>
        <w:t>tgen stage (03-Sep through 07-Sep): parse, validate, and generate the literal DDL text for each of the six operations. No database contact - the response is a preview of the statement that would run.</w:t>
      </w:r>
    </w:p>
    <w:p>
      <w:pPr>
        <w:pStyle w:val="ListParagraph"/>
        <w:numPr>
          <w:ilvl w:val="0"/>
          <w:numId w:val="1"/>
        </w:numPr>
        <w:spacing w:before="0" w:after="100"/>
        <w:rPr/>
      </w:pPr>
      <w:r>
        <w:rPr>
          <w:rFonts w:eastAsia="Calibri" w:cs="Calibri" w:ascii="Calibri" w:hAnsi="Calibri"/>
          <w:sz w:val="22"/>
          <w:szCs w:val="22"/>
        </w:rPr>
        <w:t>Execute stage (07-Sep through 08-Sep): a shared executor actually runs the generated, validated DDL against Oracle via OCI, returning a real success/failure result with the underlying Oracle error text on failure.</w:t>
      </w:r>
    </w:p>
    <w:p>
      <w:pPr>
        <w:pStyle w:val="Normal"/>
        <w:spacing w:before="0" w:after="160"/>
        <w:rPr/>
      </w:pPr>
      <w:r>
        <w:rPr>
          <w:rFonts w:eastAsia="Calibri" w:cs="Calibri" w:ascii="Calibri" w:hAnsi="Calibri"/>
          <w:b w:val="false"/>
          <w:bCs w:val="false"/>
          <w:i w:val="false"/>
          <w:iCs w:val="false"/>
          <w:sz w:val="22"/>
          <w:szCs w:val="22"/>
        </w:rPr>
        <w:t>Both stages are complete and confirmed working against a live Oracle instance as of this revision.</w:t>
      </w:r>
    </w:p>
    <w:p>
      <w:pPr>
        <w:pStyle w:val="Heading2"/>
        <w:spacing w:before="300" w:after="150"/>
        <w:rPr/>
      </w:pPr>
      <w:r>
        <w:rPr/>
        <w:t>Interested parties</w:t>
      </w:r>
    </w:p>
    <w:p>
      <w:pPr>
        <w:pStyle w:val="ListParagraph"/>
        <w:numPr>
          <w:ilvl w:val="0"/>
          <w:numId w:val="1"/>
        </w:numPr>
        <w:spacing w:before="0" w:after="100"/>
        <w:rPr/>
      </w:pPr>
      <w:r>
        <w:rPr>
          <w:rFonts w:eastAsia="Calibri" w:cs="Calibri" w:ascii="Calibri" w:hAnsi="Calibri"/>
          <w:sz w:val="22"/>
          <w:szCs w:val="22"/>
        </w:rPr>
        <w:t xml:space="preserve">Developers - maintaining </w:t>
      </w:r>
      <w:del w:id="11" w:author="Claude" w:date="2026-09-27T12:00:00Z">
        <w:r>
          <w:rPr>
            <w:rFonts w:eastAsia="Calibri" w:cs="Calibri" w:ascii="Calibri" w:hAnsi="Calibri"/>
            <w:sz w:val="22"/>
            <w:szCs w:val="22"/>
          </w:rPr>
          <w:delText>the six OCI_DDL_*_Module.c/.h files</w:delText>
        </w:r>
      </w:del>
      <w:ins w:id="12" w:author="Claude" w:date="2026-09-27T12:00:00Z">
        <w:r>
          <w:rPr>
            <w:rFonts w:eastAsia="Calibri" w:cs="Calibri" w:ascii="Calibri" w:hAnsi="Calibri"/>
            <w:sz w:val="22"/>
            <w:szCs w:val="22"/>
          </w:rPr>
          <w:t>the six per-type DDL modules (originally OCI_DDL_*_Module.c/.h, merged into DDL_Modules.c/.h 2026-09-22/23)</w:t>
        </w:r>
      </w:ins>
      <w:r>
        <w:rPr>
          <w:rFonts w:eastAsia="Calibri" w:cs="Calibri" w:ascii="Calibri" w:hAnsi="Calibri"/>
          <w:sz w:val="22"/>
          <w:szCs w:val="22"/>
        </w:rPr>
        <w:t xml:space="preserve">, </w:t>
      </w:r>
      <w:del w:id="13" w:author="Claude" w:date="2026-09-27T12:00:00Z">
        <w:r>
          <w:rPr>
            <w:rFonts w:eastAsia="Calibri" w:cs="Calibri" w:ascii="Calibri" w:hAnsi="Calibri"/>
            <w:sz w:val="22"/>
            <w:szCs w:val="22"/>
          </w:rPr>
          <w:delText>OCI_</w:delText>
        </w:r>
      </w:del>
      <w:r>
        <w:rPr>
          <w:rFonts w:eastAsia="Calibri" w:cs="Calibri" w:ascii="Calibri" w:hAnsi="Calibri"/>
          <w:sz w:val="22"/>
          <w:szCs w:val="22"/>
        </w:rPr>
        <w:t xml:space="preserve">DDL_Execute_Module.c/.h, and their wiring into </w:t>
      </w:r>
      <w:del w:id="14" w:author="Claude" w:date="2026-09-27T12:00:00Z">
        <w:r>
          <w:rPr>
            <w:rFonts w:eastAsia="Calibri" w:cs="Calibri" w:ascii="Calibri" w:hAnsi="Calibri"/>
            <w:sz w:val="22"/>
            <w:szCs w:val="22"/>
          </w:rPr>
          <w:delText>OCI_</w:delText>
        </w:r>
      </w:del>
      <w:r>
        <w:rPr>
          <w:rFonts w:eastAsia="Calibri" w:cs="Calibri" w:ascii="Calibri" w:hAnsi="Calibri"/>
          <w:sz w:val="22"/>
          <w:szCs w:val="22"/>
        </w:rPr>
        <w:t xml:space="preserve">Request_Response_Types.h, </w:t>
      </w:r>
      <w:del w:id="15" w:author="Claude" w:date="2026-09-27T12:00:00Z">
        <w:r>
          <w:rPr>
            <w:rFonts w:eastAsia="Calibri" w:cs="Calibri" w:ascii="Calibri" w:hAnsi="Calibri"/>
            <w:sz w:val="22"/>
            <w:szCs w:val="22"/>
          </w:rPr>
          <w:delText>OCI_</w:delText>
        </w:r>
      </w:del>
      <w:r>
        <w:rPr>
          <w:rFonts w:eastAsia="Calibri" w:cs="Calibri" w:ascii="Calibri" w:hAnsi="Calibri"/>
          <w:sz w:val="22"/>
          <w:szCs w:val="22"/>
        </w:rPr>
        <w:t xml:space="preserve">Level1_Parser.c, </w:t>
      </w:r>
      <w:del w:id="16" w:author="Claude" w:date="2026-09-27T12:00:00Z">
        <w:r>
          <w:rPr>
            <w:rFonts w:eastAsia="Calibri" w:cs="Calibri" w:ascii="Calibri" w:hAnsi="Calibri"/>
            <w:sz w:val="22"/>
            <w:szCs w:val="22"/>
          </w:rPr>
          <w:delText>OCI_</w:delText>
        </w:r>
      </w:del>
      <w:r>
        <w:rPr>
          <w:rFonts w:eastAsia="Calibri" w:cs="Calibri" w:ascii="Calibri" w:hAnsi="Calibri"/>
          <w:sz w:val="22"/>
          <w:szCs w:val="22"/>
        </w:rPr>
        <w:t>Level2_Parser.c, and dispatcher.c.</w:t>
      </w:r>
    </w:p>
    <w:p>
      <w:pPr>
        <w:pStyle w:val="ListParagraph"/>
        <w:numPr>
          <w:ilvl w:val="0"/>
          <w:numId w:val="1"/>
        </w:numPr>
        <w:spacing w:before="0" w:after="100"/>
        <w:rPr/>
      </w:pPr>
      <w:r>
        <w:rPr>
          <w:rFonts w:eastAsia="Calibri" w:cs="Calibri" w:ascii="Calibri" w:hAnsi="Calibri"/>
          <w:sz w:val="22"/>
          <w:szCs w:val="22"/>
        </w:rPr>
        <w:t>The request consumer - File Consumer and HTTP Consumer, both able to carry DDL operations through process_xml_file() exactly as any other operation type. File Consumer is the one currently used for live DDL testing (Section 11 explains why).</w:t>
      </w:r>
    </w:p>
    <w:p>
      <w:pPr>
        <w:pStyle w:val="ListParagraph"/>
        <w:numPr>
          <w:ilvl w:val="0"/>
          <w:numId w:val="1"/>
        </w:numPr>
        <w:spacing w:before="0" w:after="100"/>
        <w:rPr/>
      </w:pPr>
      <w:r>
        <w:rPr>
          <w:rFonts w:eastAsia="Calibri" w:cs="Calibri" w:ascii="Calibri" w:hAnsi="Calibri"/>
          <w:sz w:val="22"/>
          <w:szCs w:val="22"/>
        </w:rPr>
        <w:t>Whoever is planning the next Oracle module (Terry, 08-Sep) - this document is the direct precedent for that proposal.</w:t>
      </w:r>
    </w:p>
    <w:p>
      <w:pPr>
        <w:pStyle w:val="Heading1"/>
        <w:spacing w:before="400" w:after="200"/>
        <w:rPr/>
      </w:pPr>
      <w:r>
        <w:rPr/>
        <w:t>2. Scope / Out of Scope</w:t>
      </w:r>
    </w:p>
    <w:p>
      <w:pPr>
        <w:pStyle w:val="Heading3"/>
        <w:spacing w:before="200" w:after="100"/>
        <w:rPr/>
      </w:pPr>
      <w:r>
        <w:rPr/>
        <w:t>In scope</w:t>
      </w:r>
    </w:p>
    <w:p>
      <w:pPr>
        <w:pStyle w:val="ListParagraph"/>
        <w:numPr>
          <w:ilvl w:val="0"/>
          <w:numId w:val="1"/>
        </w:numPr>
        <w:spacing w:before="0" w:after="100"/>
        <w:rPr/>
      </w:pPr>
      <w:r>
        <w:rPr>
          <w:rFonts w:eastAsia="Calibri" w:cs="Calibri" w:ascii="Calibri" w:hAnsi="Calibri"/>
          <w:sz w:val="22"/>
          <w:szCs w:val="22"/>
        </w:rPr>
        <w:t>CREATE_USER - username, password (plain text - see Section 6.1), default/temporary tablespace, quota, profile, initial role grants.</w:t>
      </w:r>
    </w:p>
    <w:p>
      <w:pPr>
        <w:pStyle w:val="ListParagraph"/>
        <w:numPr>
          <w:ilvl w:val="0"/>
          <w:numId w:val="1"/>
        </w:numPr>
        <w:spacing w:before="0" w:after="100"/>
        <w:rPr/>
      </w:pPr>
      <w:r>
        <w:rPr>
          <w:rFonts w:eastAsia="Calibri" w:cs="Calibri" w:ascii="Calibri" w:hAnsi="Calibri"/>
          <w:sz w:val="22"/>
          <w:szCs w:val="22"/>
        </w:rPr>
        <w:t>GRANT - object-level privileges (SELECT, INSERT, UPDATE, DELETE, ALTER, INDEX, REFERENCES, ALL) on a TABLE or VIEW, with an optional WITH GRANT OPTION clause. Rejects ALTER/INDEX/REFERENCES on a VIEW (table-only in Oracle).</w:t>
      </w:r>
    </w:p>
    <w:p>
      <w:pPr>
        <w:pStyle w:val="ListParagraph"/>
        <w:numPr>
          <w:ilvl w:val="0"/>
          <w:numId w:val="1"/>
        </w:numPr>
        <w:spacing w:before="0" w:after="100"/>
        <w:rPr/>
      </w:pPr>
      <w:r>
        <w:rPr>
          <w:rFonts w:eastAsia="Calibri" w:cs="Calibri" w:ascii="Calibri" w:hAnsi="Calibri"/>
          <w:sz w:val="22"/>
          <w:szCs w:val="22"/>
        </w:rPr>
        <w:t>CREATE_TABLE - columns (name, data type, length/precision/scale, nullable, default), duplicate-name detection, an optional PRIMARY KEY constraint validated against the declared columns.</w:t>
      </w:r>
    </w:p>
    <w:p>
      <w:pPr>
        <w:pStyle w:val="ListParagraph"/>
        <w:numPr>
          <w:ilvl w:val="0"/>
          <w:numId w:val="1"/>
        </w:numPr>
        <w:spacing w:before="0" w:after="100"/>
        <w:rPr/>
      </w:pPr>
      <w:r>
        <w:rPr>
          <w:rFonts w:eastAsia="Calibri" w:cs="Calibri" w:ascii="Calibri" w:hAnsi="Calibri"/>
          <w:sz w:val="22"/>
          <w:szCs w:val="22"/>
        </w:rPr>
        <w:t>DROP_TABLE - optional CASCADE CONSTRAINTS / PURGE, and a mandatory confirm flag at the execute stage (Section 6.4) since the operation is irreversible.</w:t>
      </w:r>
    </w:p>
    <w:p>
      <w:pPr>
        <w:pStyle w:val="ListParagraph"/>
        <w:numPr>
          <w:ilvl w:val="0"/>
          <w:numId w:val="1"/>
        </w:numPr>
        <w:spacing w:before="0" w:after="100"/>
        <w:rPr/>
      </w:pPr>
      <w:r>
        <w:rPr>
          <w:rFonts w:eastAsia="Calibri" w:cs="Calibri" w:ascii="Calibri" w:hAnsi="Calibri"/>
          <w:sz w:val="22"/>
          <w:szCs w:val="22"/>
        </w:rPr>
        <w:t>CREATE_VIEW - OR REPLACE, FORCE, an optional column-alias list, and a query text with two injection-conscious checks (Section 6.5).</w:t>
      </w:r>
    </w:p>
    <w:p>
      <w:pPr>
        <w:pStyle w:val="ListParagraph"/>
        <w:numPr>
          <w:ilvl w:val="0"/>
          <w:numId w:val="1"/>
        </w:numPr>
        <w:spacing w:before="0" w:after="100"/>
        <w:rPr/>
      </w:pPr>
      <w:r>
        <w:rPr>
          <w:rFonts w:eastAsia="Calibri" w:cs="Calibri" w:ascii="Calibri" w:hAnsi="Calibri"/>
          <w:sz w:val="22"/>
          <w:szCs w:val="22"/>
        </w:rPr>
        <w:t>CREATE_PROCEDURE - OR REPLACE, IN/OUT/IN OUT parameters with type checking, and an opaque PL/SQL body (not parsed - Section 6.6).</w:t>
      </w:r>
    </w:p>
    <w:p>
      <w:pPr>
        <w:pStyle w:val="ListParagraph"/>
        <w:numPr>
          <w:ilvl w:val="0"/>
          <w:numId w:val="1"/>
        </w:numPr>
        <w:spacing w:before="0" w:after="100"/>
        <w:rPr/>
      </w:pPr>
      <w:r>
        <w:rPr>
          <w:rFonts w:eastAsia="Calibri" w:cs="Calibri" w:ascii="Calibri" w:hAnsi="Calibri"/>
          <w:sz w:val="22"/>
          <w:szCs w:val="22"/>
        </w:rPr>
        <w:t>A shared execute stage (</w:t>
      </w:r>
      <w:del w:id="17" w:author="Claude" w:date="2026-09-27T12:00:00Z">
        <w:r>
          <w:rPr>
            <w:rFonts w:eastAsia="Calibri" w:cs="Calibri" w:ascii="Calibri" w:hAnsi="Calibri"/>
            <w:sz w:val="22"/>
            <w:szCs w:val="22"/>
          </w:rPr>
          <w:delText>OCI_</w:delText>
        </w:r>
      </w:del>
      <w:r>
        <w:rPr>
          <w:rFonts w:eastAsia="Calibri" w:cs="Calibri" w:ascii="Calibri" w:hAnsi="Calibri"/>
          <w:sz w:val="22"/>
          <w:szCs w:val="22"/>
        </w:rPr>
        <w:t>DDL_Execute_Module.c) used by all six operations.</w:t>
      </w:r>
    </w:p>
    <w:p>
      <w:pPr>
        <w:pStyle w:val="Heading3"/>
        <w:spacing w:before="200" w:after="100"/>
        <w:rPr/>
      </w:pPr>
      <w:r>
        <w:rPr/>
        <w:t>Out of scope (deferred)</w:t>
      </w:r>
    </w:p>
    <w:p>
      <w:pPr>
        <w:pStyle w:val="ListParagraph"/>
        <w:numPr>
          <w:ilvl w:val="0"/>
          <w:numId w:val="1"/>
        </w:numPr>
        <w:spacing w:before="0" w:after="100"/>
        <w:rPr/>
      </w:pPr>
      <w:r>
        <w:rPr>
          <w:rFonts w:eastAsia="Calibri" w:cs="Calibri" w:ascii="Calibri" w:hAnsi="Calibri"/>
          <w:sz w:val="22"/>
          <w:szCs w:val="22"/>
        </w:rPr>
        <w:t>A "Describe" capability (returning an existing object's current DDL before acting on it) - part of the original proposal's two-capability design (Describe / Create), deferred as a separate, larger piece (Terry, 06-Sep).</w:t>
      </w:r>
    </w:p>
    <w:p>
      <w:pPr>
        <w:pStyle w:val="ListParagraph"/>
        <w:numPr>
          <w:ilvl w:val="0"/>
          <w:numId w:val="1"/>
        </w:numPr>
        <w:spacing w:before="0" w:after="100"/>
        <w:rPr/>
      </w:pPr>
      <w:r>
        <w:rPr>
          <w:rFonts w:eastAsia="Calibri" w:cs="Calibri" w:ascii="Calibri" w:hAnsi="Calibri"/>
          <w:sz w:val="22"/>
          <w:szCs w:val="22"/>
        </w:rPr>
        <w:t>CREATE VIEW / CREATE PROCEDURE / CREATE TRIGGER / CREATE FUNCTION are not parsed as PL/SQL or SQL - this codebase does not parse SQL text anywhere (</w:t>
      </w:r>
      <w:del w:id="18" w:author="Claude" w:date="2026-09-27T12:00:00Z">
        <w:r>
          <w:rPr>
            <w:rFonts w:eastAsia="Calibri" w:cs="Calibri" w:ascii="Calibri" w:hAnsi="Calibri"/>
            <w:sz w:val="22"/>
            <w:szCs w:val="22"/>
          </w:rPr>
          <w:delText>OCI_</w:delText>
        </w:r>
      </w:del>
      <w:r>
        <w:rPr>
          <w:rFonts w:eastAsia="Calibri" w:cs="Calibri" w:ascii="Calibri" w:hAnsi="Calibri"/>
          <w:sz w:val="22"/>
          <w:szCs w:val="22"/>
        </w:rPr>
        <w:t>Execute_Query_Batch_Module.c passes SQL straight to OCI), and this module follows the same convention.</w:t>
      </w:r>
    </w:p>
    <w:p>
      <w:pPr>
        <w:pStyle w:val="ListParagraph"/>
        <w:numPr>
          <w:ilvl w:val="0"/>
          <w:numId w:val="1"/>
        </w:numPr>
        <w:spacing w:before="0" w:after="100"/>
        <w:rPr/>
      </w:pPr>
      <w:r>
        <w:rPr>
          <w:rFonts w:eastAsia="Calibri" w:cs="Calibri" w:ascii="Calibri" w:hAnsi="Calibri"/>
          <w:sz w:val="22"/>
          <w:szCs w:val="22"/>
        </w:rPr>
        <w:t>CREATE SEQUENCE - not built as its own operation; discovered as a real gap when an early CREATE_PROCEDURE test fixture referenced a sequence that was never created (Section 13).</w:t>
      </w:r>
    </w:p>
    <w:p>
      <w:pPr>
        <w:pStyle w:val="ListParagraph"/>
        <w:numPr>
          <w:ilvl w:val="0"/>
          <w:numId w:val="1"/>
        </w:numPr>
        <w:spacing w:before="0" w:after="100"/>
        <w:rPr/>
      </w:pPr>
      <w:r>
        <w:rPr>
          <w:rFonts w:eastAsia="Calibri" w:cs="Calibri" w:ascii="Calibri" w:hAnsi="Calibri"/>
          <w:sz w:val="22"/>
          <w:szCs w:val="22"/>
        </w:rPr>
        <w:t>Surfacing the real PL/SQL compiler diagnostic on a CREATE PROCEDURE/VIEW/TRIGGER compile failure - Oracle wraps these in a generic ORA-24344, the actual line/text lives in USER_ERRORS, and this module does not query it (Section 12).</w:t>
      </w:r>
    </w:p>
    <w:p>
      <w:pPr>
        <w:pStyle w:val="ListParagraph"/>
        <w:numPr>
          <w:ilvl w:val="0"/>
          <w:numId w:val="1"/>
        </w:numPr>
        <w:spacing w:before="0" w:after="100"/>
        <w:rPr/>
      </w:pPr>
      <w:r>
        <w:rPr>
          <w:rFonts w:eastAsia="Calibri" w:cs="Calibri" w:ascii="Calibri" w:hAnsi="Calibri"/>
          <w:sz w:val="22"/>
          <w:szCs w:val="22"/>
        </w:rPr>
        <w:t>Fixing the File Consumer's scan/enqueue/rename ordering, which can cause a fast poll cycle to process the same dropped file more than once - a real, separate infrastructure issue found during DDL testing but explicitly left to be investigated on its own (Section 12).</w:t>
      </w:r>
    </w:p>
    <w:p>
      <w:pPr>
        <w:pStyle w:val="Heading1"/>
        <w:spacing w:before="400" w:after="200"/>
        <w:rPr/>
      </w:pPr>
      <w:r>
        <w:rPr/>
        <w:t>3. Architecture</w:t>
      </w:r>
    </w:p>
    <w:p>
      <w:pPr>
        <w:pStyle w:val="Normal"/>
        <w:spacing w:before="0" w:after="160"/>
        <w:rPr/>
      </w:pPr>
      <w:r>
        <w:rPr>
          <w:rFonts w:eastAsia="Calibri" w:cs="Calibri" w:ascii="Calibri" w:hAnsi="Calibri"/>
          <w:b w:val="false"/>
          <w:bCs w:val="false"/>
          <w:i w:val="false"/>
          <w:iCs w:val="false"/>
          <w:sz w:val="22"/>
          <w:szCs w:val="22"/>
        </w:rPr>
        <w:t>Every one of the six operations follows the same shape - the module-specific difference is only in what parse/validate/tgen actually check, not in how the pipeline carries the operation.</w:t>
      </w:r>
    </w:p>
    <w:p>
      <w:pPr>
        <w:pStyle w:val="Normal"/>
        <w:pBdr>
          <w:top w:val="single" w:sz="4" w:space="0" w:color="CCCCCC"/>
          <w:left w:val="single" w:sz="4" w:space="0" w:color="CCCCCC"/>
          <w:bottom w:val="single" w:sz="4" w:space="0" w:color="CCCCCC"/>
          <w:right w:val="single" w:sz="4" w:space="0" w:color="CCCCCC"/>
        </w:pBdr>
        <w:shd w:val="clear" w:fill="F2F2F2"/>
        <w:spacing w:before="100" w:after="200"/>
        <w:rPr/>
      </w:pPr>
      <w:r>
        <w:rPr>
          <w:rFonts w:eastAsia="Consolas" w:cs="Consolas" w:ascii="Consolas" w:hAnsi="Consolas"/>
          <w:sz w:val="18"/>
          <w:szCs w:val="18"/>
        </w:rPr>
        <w:t>Client</w:t>
        <w:br/>
        <w:t xml:space="preserve">  |</w:t>
        <w:br/>
        <w:t xml:space="preserve">  |  &lt;operation type="CREATE_TABLE"&gt; (or CREATE_USER / GRANT / DROP_TABLE /</w:t>
        <w:br/>
        <w:t xml:space="preserve">  |   CREATE_VIEW / CREATE_PROCEDURE), same request envelope as INSERT/</w:t>
        <w:br/>
        <w:t xml:space="preserve">  |   UPDATE/DELETE, transaction required="0" (Section 11)</w:t>
        <w:br/>
        <w:t xml:space="preserve">  v</w:t>
        <w:br/>
        <w:t>Level 1  (</w:t>
      </w:r>
      <w:del w:id="19" w:author="Claude" w:date="2026-09-27T12:00:00Z">
        <w:r>
          <w:rPr>
            <w:rFonts w:eastAsia="Consolas" w:cs="Consolas" w:ascii="Consolas" w:hAnsi="Consolas"/>
            <w:sz w:val="18"/>
            <w:szCs w:val="18"/>
          </w:rPr>
          <w:delText>OCI_</w:delText>
        </w:r>
      </w:del>
      <w:r>
        <w:rPr>
          <w:rFonts w:eastAsia="Consolas" w:cs="Consolas" w:ascii="Consolas" w:hAnsi="Consolas"/>
          <w:sz w:val="18"/>
          <w:szCs w:val="18"/>
        </w:rPr>
        <w:t>Level1_Parser.c)</w:t>
        <w:br/>
        <w:t xml:space="preserve">  parses the operation block (XML via libxml2 / JSON via cJSON) into</w:t>
        <w:br/>
        <w:t xml:space="preserve">  the module's own *_request_t struct - independently per operation,</w:t>
        <w:br/>
        <w:t xml:space="preserve">  no type-uniformity constraint across a multi-operation request</w:t>
        <w:br/>
        <w:t xml:space="preserve">  v</w:t>
        <w:br/>
        <w:t>Level 2  (</w:t>
      </w:r>
      <w:del w:id="20" w:author="Claude" w:date="2026-09-27T12:00:00Z">
        <w:r>
          <w:rPr>
            <w:rFonts w:eastAsia="Consolas" w:cs="Consolas" w:ascii="Consolas" w:hAnsi="Consolas"/>
            <w:sz w:val="18"/>
            <w:szCs w:val="18"/>
          </w:rPr>
          <w:delText>OCI_</w:delText>
        </w:r>
      </w:del>
      <w:r>
        <w:rPr>
          <w:rFonts w:eastAsia="Consolas" w:cs="Consolas" w:ascii="Consolas" w:hAnsi="Consolas"/>
          <w:sz w:val="18"/>
          <w:szCs w:val="18"/>
        </w:rPr>
        <w:t>Level2_Parser.c)</w:t>
        <w:br/>
        <w:t xml:space="preserve">  level2_validate_&lt;op&gt;() - thin adapter, delegates the real field</w:t>
        <w:br/>
        <w:t xml:space="preserve">  checks to validate_&lt;op&gt;_request() in the module itself</w:t>
        <w:br/>
        <w:t xml:space="preserve">  v</w:t>
        <w:br/>
        <w:t>dispatcher.c</w:t>
        <w:br/>
        <w:t xml:space="preserve">  dispatch_&lt;op&gt;_new() - builds the DDL text via the module's own</w:t>
        <w:br/>
        <w:t xml:space="preserve">  build_&lt;op&gt;_ddl_text(), then:</w:t>
        <w:br/>
        <w:t xml:space="preserve">  v</w:t>
        <w:br/>
      </w:r>
      <w:del w:id="21" w:author="Claude" w:date="2026-09-27T12:00:00Z">
        <w:r>
          <w:rPr>
            <w:rFonts w:eastAsia="Consolas" w:cs="Consolas" w:ascii="Consolas" w:hAnsi="Consolas"/>
            <w:sz w:val="18"/>
            <w:szCs w:val="18"/>
          </w:rPr>
          <w:delText>OCI_</w:delText>
        </w:r>
      </w:del>
      <w:r>
        <w:rPr>
          <w:rFonts w:eastAsia="Consolas" w:cs="Consolas" w:ascii="Consolas" w:hAnsi="Consolas"/>
          <w:sz w:val="18"/>
          <w:szCs w:val="18"/>
        </w:rPr>
        <w:t>DDL_Execute_Module.c</w:t>
        <w:br/>
        <w:t xml:space="preserve">  execute_ddl_statement() - the ONE shared executor for all six</w:t>
        <w:br/>
        <w:t xml:space="preserve">  operations. OCIStmtPrepare2 + OCIStmtExecute, no binds, no rows.</w:t>
        <w:br/>
        <w:t xml:space="preserve">  v</w:t>
        <w:br/>
        <w:t>Oracle  (auto-commits the DDL, unconditionally - Section 11)</w:t>
        <w:br/>
        <w:t xml:space="preserve">  v</w:t>
        <w:br/>
        <w:t>Response: DDL_Execution_Result (XML) or equivalent JSON -</w:t>
        <w:br/>
        <w:t xml:space="preserve">  SUCCESS/FAILED, the executed DDL text, execution time, and (on</w:t>
        <w:br/>
        <w:t xml:space="preserve">  failure) the real OCIErrorGet() message</w:t>
      </w:r>
    </w:p>
    <w:p>
      <w:pPr>
        <w:pStyle w:val="Heading1"/>
        <w:spacing w:before="400" w:after="200"/>
        <w:rPr/>
      </w:pPr>
      <w:r>
        <w:rPr/>
        <w:t>4. Data Model</w:t>
      </w:r>
    </w:p>
    <w:p>
      <w:pPr>
        <w:pStyle w:val="Normal"/>
        <w:spacing w:before="0" w:after="160"/>
        <w:rPr/>
      </w:pPr>
      <w:r>
        <w:rPr>
          <w:rFonts w:eastAsia="Calibri" w:cs="Calibri" w:ascii="Calibri" w:hAnsi="Calibri"/>
          <w:b w:val="false"/>
          <w:bCs w:val="false"/>
          <w:i w:val="false"/>
          <w:iCs w:val="false"/>
          <w:sz w:val="22"/>
          <w:szCs w:val="22"/>
        </w:rPr>
        <w:t>This module introduces no new tables. It manipulates schema objects (users, tables, views, procedures, grants) directly via generated DDL - it does not persist its own state, and reuses ctx-&gt;ddl_logger, which was already reserved on oci_context_t before this module existed.</w:t>
      </w:r>
    </w:p>
    <w:p>
      <w:pPr>
        <w:pStyle w:val="Heading1"/>
        <w:spacing w:before="400" w:after="200"/>
        <w:rPr/>
      </w:pPr>
      <w:r>
        <w:rPr/>
        <w:t>5. Common Conventions Across All Six Modules</w:t>
      </w:r>
    </w:p>
    <w:p>
      <w:pPr>
        <w:pStyle w:val="Normal"/>
        <w:spacing w:before="0" w:after="160"/>
        <w:rPr/>
      </w:pPr>
      <w:r>
        <w:rPr>
          <w:rFonts w:eastAsia="Calibri" w:cs="Calibri" w:ascii="Calibri" w:hAnsi="Calibri"/>
          <w:b w:val="false"/>
          <w:bCs w:val="false"/>
          <w:i w:val="false"/>
          <w:iCs w:val="false"/>
          <w:sz w:val="22"/>
          <w:szCs w:val="22"/>
        </w:rPr>
        <w:t>Established with CREATE_USER (the first operation built) and carried through the other five without exception:</w:t>
      </w:r>
    </w:p>
    <w:p>
      <w:pPr>
        <w:pStyle w:val="ListParagraph"/>
        <w:numPr>
          <w:ilvl w:val="0"/>
          <w:numId w:val="1"/>
        </w:numPr>
        <w:spacing w:before="0" w:after="100"/>
        <w:rPr/>
      </w:pPr>
      <w:r>
        <w:rPr>
          <w:rFonts w:eastAsia="Calibri" w:cs="Calibri" w:ascii="Calibri" w:hAnsi="Calibri"/>
          <w:sz w:val="22"/>
          <w:szCs w:val="22"/>
        </w:rPr>
        <w:t>Three-stage split per module: parse_&lt;op&gt;_request() (Definition), validate_&lt;op&gt;_request() (Validation), get_&lt;op&gt;_template() + build_&lt;op&gt;_ddl_text() (tgen).</w:t>
      </w:r>
    </w:p>
    <w:p>
      <w:pPr>
        <w:pStyle w:val="ListParagraph"/>
        <w:numPr>
          <w:ilvl w:val="0"/>
          <w:numId w:val="1"/>
        </w:numPr>
        <w:spacing w:before="0" w:after="100"/>
        <w:rPr/>
      </w:pPr>
      <w:r>
        <w:rPr>
          <w:rFonts w:eastAsia="Calibri" w:cs="Calibri" w:ascii="Calibri" w:hAnsi="Calibri"/>
          <w:sz w:val="22"/>
          <w:szCs w:val="22"/>
        </w:rPr>
        <w:t>Fail-fast validation - the first invalid field stops validation and returns a single, specific error_buf message, not an accumulated list.</w:t>
      </w:r>
    </w:p>
    <w:p>
      <w:pPr>
        <w:pStyle w:val="ListParagraph"/>
        <w:numPr>
          <w:ilvl w:val="0"/>
          <w:numId w:val="1"/>
        </w:numPr>
        <w:spacing w:before="0" w:after="100"/>
        <w:rPr/>
      </w:pPr>
      <w:r>
        <w:rPr>
          <w:rFonts w:eastAsia="Calibri" w:cs="Calibri" w:ascii="Calibri" w:hAnsi="Calibri"/>
          <w:sz w:val="22"/>
          <w:szCs w:val="22"/>
        </w:rPr>
        <w:t>Identifiers (usernames, table/view/procedure names, columns) validated against the same rule: must start with a letter, then letters/digits/'_'/'$'/'#' only - matching Oracle's own unquoted-identifier rule.</w:t>
      </w:r>
    </w:p>
    <w:p>
      <w:pPr>
        <w:pStyle w:val="ListParagraph"/>
        <w:numPr>
          <w:ilvl w:val="0"/>
          <w:numId w:val="1"/>
        </w:numPr>
        <w:spacing w:before="0" w:after="100"/>
        <w:rPr/>
      </w:pPr>
      <w:r>
        <w:rPr>
          <w:rFonts w:eastAsia="Calibri" w:cs="Calibri" w:ascii="Calibri" w:hAnsi="Calibri"/>
          <w:sz w:val="22"/>
          <w:szCs w:val="22"/>
        </w:rPr>
        <w:t>No live database lookups anywhere in parse/validate - object existence, privilege legality against a real object, etc. are left to Oracle to reject at execute time. Table_Metadata_Module-style live checks were deliberately not used here.</w:t>
      </w:r>
    </w:p>
    <w:p>
      <w:pPr>
        <w:pStyle w:val="ListParagraph"/>
        <w:numPr>
          <w:ilvl w:val="0"/>
          <w:numId w:val="1"/>
        </w:numPr>
        <w:spacing w:before="0" w:after="100"/>
        <w:rPr/>
      </w:pPr>
      <w:r>
        <w:rPr>
          <w:rFonts w:eastAsia="Calibri" w:cs="Calibri" w:ascii="Calibri" w:hAnsi="Calibri"/>
          <w:sz w:val="22"/>
          <w:szCs w:val="22"/>
        </w:rPr>
        <w:t>Every module exposes build_&lt;op&gt;_ddl_text() separately from get_&lt;op&gt;_template() (XML), so dispatcher.c's JSON response path can get the raw DDL text without parsing it back out of XML.</w:t>
      </w:r>
    </w:p>
    <w:p>
      <w:pPr>
        <w:pStyle w:val="ListParagraph"/>
        <w:numPr>
          <w:ilvl w:val="0"/>
          <w:numId w:val="1"/>
        </w:numPr>
        <w:spacing w:before="0" w:after="100"/>
        <w:rPr/>
      </w:pPr>
      <w:r>
        <w:rPr>
          <w:rFonts w:eastAsia="Calibri" w:cs="Calibri" w:ascii="Calibri" w:hAnsi="Calibri"/>
          <w:sz w:val="22"/>
          <w:szCs w:val="22"/>
        </w:rPr>
        <w:t>Every generated DDL text ends with a trailing ';' for human-readable display - and every one of them (except CREATE_PROCEDURE) has that trailing ';' stripped by execute_ddl_statement() before it reaches OCI (Section 6.7, Section 13).</w:t>
      </w:r>
    </w:p>
    <w:p>
      <w:pPr>
        <w:pStyle w:val="Heading1"/>
        <w:spacing w:before="400" w:after="200"/>
        <w:rPr/>
      </w:pPr>
      <w:r>
        <w:rPr/>
        <w:t>6. Modules and Public API</w:t>
      </w:r>
    </w:p>
    <w:p>
      <w:pPr>
        <w:pStyle w:val="Normal"/>
        <w:spacing w:before="0" w:after="160"/>
        <w:rPr/>
      </w:pPr>
      <w:r>
        <w:rPr>
          <w:b/>
          <w:bCs/>
        </w:rPr>
        <w:t xml:space="preserve">File-organisation note (2026-09-22/23): </w:t>
      </w:r>
      <w:r>
        <w:rPr/>
        <w:t xml:space="preserve">the six modules in 6.1-6.6 below were merged into a single </w:t>
      </w:r>
      <w:del w:id="22" w:author="Claude" w:date="2026-09-27T12:00:00Z">
        <w:r>
          <w:rPr/>
          <w:delText>OCI_</w:delText>
        </w:r>
      </w:del>
      <w:r>
        <w:rPr/>
        <w:t>DDL_Modules.c/.h. Each subsection's content - parsing/validation/tgen rules, request/response fields - is unchanged and still accurate; only the file each lives in changed. Section headings below keep the original per-module filenames for historical traceability to when each was built. Four duplicated static helpers (byte-for-byte identical across all six originals, confirmed by md5sum before merging) were de-duplicated to one copy each; everything else moved verbatim. Confirmed via the same regression signature used throughout this project (18/19/35 pass, 0 fail; matching error-log category/count). Originals kept as .c_21sep/.h_21sep backups, off the compile path.</w:t>
      </w:r>
    </w:p>
    <w:p>
      <w:pPr>
        <w:pStyle w:val="Heading2"/>
        <w:spacing w:before="300" w:after="150"/>
        <w:rPr/>
      </w:pPr>
      <w:r>
        <w:rPr/>
        <w:t xml:space="preserve">6.1  CREATE_USER  (OCI_DDL_Create_User_Module.c / .h - merged into </w:t>
      </w:r>
      <w:del w:id="23" w:author="Claude" w:date="2026-09-27T12:00:00Z">
        <w:r>
          <w:rPr/>
          <w:delText>OCI_</w:delText>
        </w:r>
      </w:del>
      <w:r>
        <w:rPr/>
        <w:t>DDL_Modules.c/.h, 2026-09-22/23, see the note above Section 6.1)</w:t>
      </w:r>
    </w:p>
    <w:p>
      <w:pPr>
        <w:pStyle w:val="Normal"/>
        <w:spacing w:before="0" w:after="160"/>
        <w:rPr/>
      </w:pPr>
      <w:r>
        <w:rPr>
          <w:rFonts w:eastAsia="Calibri" w:cs="Calibri" w:ascii="Calibri" w:hAnsi="Calibri"/>
          <w:b w:val="false"/>
          <w:bCs w:val="false"/>
          <w:i w:val="false"/>
          <w:iCs w:val="false"/>
          <w:sz w:val="22"/>
          <w:szCs w:val="22"/>
        </w:rPr>
        <w:t>Scope decided with Terry (03-Sep): full field set (tablespace, quota, profile, roles), password taken as plain text - no crypt_helper routing, since this module's callers are trusted internal callers, not end users authenticating.</w:t>
      </w:r>
    </w:p>
    <w:p>
      <w:pPr>
        <w:pStyle w:val="Normal"/>
        <w:pBdr>
          <w:top w:val="single" w:sz="4" w:space="0" w:color="CCCCCC"/>
          <w:left w:val="single" w:sz="4" w:space="0" w:color="CCCCCC"/>
          <w:bottom w:val="single" w:sz="4" w:space="0" w:color="CCCCCC"/>
          <w:right w:val="single" w:sz="4" w:space="0" w:color="CCCCCC"/>
        </w:pBdr>
        <w:shd w:val="clear" w:fill="F2F2F2"/>
        <w:spacing w:before="100" w:after="200"/>
        <w:rPr/>
      </w:pPr>
      <w:r>
        <w:rPr>
          <w:rFonts w:eastAsia="Consolas" w:cs="Consolas" w:ascii="Consolas" w:hAnsi="Consolas"/>
          <w:sz w:val="18"/>
          <w:szCs w:val="18"/>
        </w:rPr>
        <w:t>typedef struct {</w:t>
        <w:br/>
        <w:t xml:space="preserve">    char username[128];</w:t>
        <w:br/>
        <w:t xml:space="preserve">    char identified_by[128];       /* plain text */</w:t>
        <w:br/>
        <w:t xml:space="preserve">    char default_tablespace[128];  /* "" = omit clause */</w:t>
        <w:br/>
        <w:t xml:space="preserve">    char temp_tablespace[128];     /* "" = omit clause */</w:t>
        <w:br/>
        <w:t xml:space="preserve">    char quota[32];                /* "" = omit; "UNLIMITED" or "500M" */</w:t>
        <w:br/>
        <w:t xml:space="preserve">    char quota_tablespace[128];    /* defaults to default_tablespace   */</w:t>
        <w:br/>
        <w:t xml:space="preserve">    char profile[128];             /* "" = omit clause */</w:t>
        <w:br/>
        <w:t xml:space="preserve">    int  role_count;</w:t>
        <w:br/>
        <w:t xml:space="preserve">    char roles[16][128];</w:t>
        <w:br/>
        <w:t>} create_user_request_t;</w:t>
      </w:r>
    </w:p>
    <w:p>
      <w:pPr>
        <w:pStyle w:val="Normal"/>
        <w:spacing w:before="0" w:after="160"/>
        <w:rPr/>
      </w:pPr>
      <w:r>
        <w:rPr>
          <w:rFonts w:eastAsia="Calibri" w:cs="Calibri" w:ascii="Calibri" w:hAnsi="Calibri"/>
          <w:b w:val="false"/>
          <w:bCs w:val="false"/>
          <w:i w:val="false"/>
          <w:iCs w:val="false"/>
          <w:sz w:val="22"/>
          <w:szCs w:val="22"/>
        </w:rPr>
        <w:t>Validation: username/tablespace/profile/role identifiers; password rejects quotes/semicolon/backslash/whitespace (it becomes a literal inside the generated DDL string); quota must be UNLIMITED or &lt;digits&gt;[K|M|G]; quota given with no tablespace falls back to default_tablespace, and fails if neither is set.</w:t>
      </w:r>
    </w:p>
    <w:p>
      <w:pPr>
        <w:pStyle w:val="Normal"/>
        <w:spacing w:before="0" w:after="160"/>
        <w:rPr/>
      </w:pPr>
      <w:r>
        <w:rPr>
          <w:rFonts w:eastAsia="Calibri" w:cs="Calibri" w:ascii="Calibri" w:hAnsi="Calibri"/>
          <w:b w:val="false"/>
          <w:bCs w:val="false"/>
          <w:i w:val="false"/>
          <w:iCs w:val="false"/>
          <w:sz w:val="22"/>
          <w:szCs w:val="22"/>
        </w:rPr>
        <w:t>Execute-stage detail unique to this operation: when roles are given, build_create_user_ddl_text() produces two logical statements - CREATE USER ...; then GRANT role1, role2 TO user;. OCI's single-statement execute cannot run two statements in one call, so dispatch_create_user_new() executes them as two separate execute_ddl_statement() calls: CREATE USER first (from a role-stripped copy of the request), then the GRANT only if that succeeded. If CREATE USER succeeds but the GRANT fails, the error message says so explicitly - the user now exists and there is no rolling that back (Section 13).</w:t>
      </w:r>
    </w:p>
    <w:p>
      <w:pPr>
        <w:pStyle w:val="Heading2"/>
        <w:spacing w:before="300" w:after="150"/>
        <w:rPr/>
      </w:pPr>
      <w:r>
        <w:rPr/>
        <w:t xml:space="preserve">6.2  GRANT  (OCI_DDL_Grant_Module.c / .h - merged into </w:t>
      </w:r>
      <w:del w:id="24" w:author="Claude" w:date="2026-09-27T12:00:00Z">
        <w:r>
          <w:rPr/>
          <w:delText>OCI_</w:delText>
        </w:r>
      </w:del>
      <w:r>
        <w:rPr/>
        <w:t>DDL_Modules.c/.h)</w:t>
      </w:r>
    </w:p>
    <w:p>
      <w:pPr>
        <w:pStyle w:val="Normal"/>
        <w:pBdr>
          <w:top w:val="single" w:sz="4" w:space="0" w:color="CCCCCC"/>
          <w:left w:val="single" w:sz="4" w:space="0" w:color="CCCCCC"/>
          <w:bottom w:val="single" w:sz="4" w:space="0" w:color="CCCCCC"/>
          <w:right w:val="single" w:sz="4" w:space="0" w:color="CCCCCC"/>
        </w:pBdr>
        <w:shd w:val="clear" w:fill="F2F2F2"/>
        <w:spacing w:before="100" w:after="200"/>
        <w:rPr/>
      </w:pPr>
      <w:r>
        <w:rPr>
          <w:rFonts w:eastAsia="Consolas" w:cs="Consolas" w:ascii="Consolas" w:hAnsi="Consolas"/>
          <w:sz w:val="18"/>
          <w:szCs w:val="18"/>
        </w:rPr>
        <w:t>typedef struct {</w:t>
        <w:br/>
        <w:t xml:space="preserve">    char grantee[128];</w:t>
        <w:br/>
        <w:t xml:space="preserve">    char object_type[16];      /* "TABLE" or "VIEW" */</w:t>
        <w:br/>
        <w:t xml:space="preserve">    char object_name[128];</w:t>
        <w:br/>
        <w:t xml:space="preserve">    char owner[128];           /* "" = auto-resolve */</w:t>
        <w:br/>
        <w:t xml:space="preserve">    int  privilege_count;</w:t>
        <w:br/>
        <w:t xml:space="preserve">    char privileges[16][32];   /* SELECT, INSERT, UPDATE, DELETE, ALTER,</w:t>
        <w:br/>
        <w:t xml:space="preserve">                                   INDEX, REFERENCES, ALL, ALL PRIVILEGES */</w:t>
        <w:br/>
        <w:t xml:space="preserve">    int  with_grant_option;</w:t>
        <w:br/>
        <w:t>} grant_request_t;</w:t>
      </w:r>
    </w:p>
    <w:p>
      <w:pPr>
        <w:pStyle w:val="Normal"/>
        <w:spacing w:before="0" w:after="160"/>
        <w:rPr/>
      </w:pPr>
      <w:r>
        <w:rPr>
          <w:rFonts w:eastAsia="Calibri" w:cs="Calibri" w:ascii="Calibri" w:hAnsi="Calibri"/>
          <w:b w:val="false"/>
          <w:bCs w:val="false"/>
          <w:i w:val="false"/>
          <w:iCs w:val="false"/>
          <w:sz w:val="22"/>
          <w:szCs w:val="22"/>
        </w:rPr>
        <w:t>Validation rejects ALTER, INDEX, and REFERENCES when object_type is VIEW - all three are table-only in Oracle. This check exists specifically so a bad request fails at Level 2 rather than only at execution time.</w:t>
      </w:r>
    </w:p>
    <w:p>
      <w:pPr>
        <w:pStyle w:val="Heading2"/>
        <w:spacing w:before="300" w:after="150"/>
        <w:rPr/>
      </w:pPr>
      <w:r>
        <w:rPr/>
        <w:t xml:space="preserve">6.3  CREATE_TABLE  (OCI_DDL_Create_Table_Module.c / .h - merged into </w:t>
      </w:r>
      <w:del w:id="25" w:author="Claude" w:date="2026-09-27T12:00:00Z">
        <w:r>
          <w:rPr/>
          <w:delText>OCI_</w:delText>
        </w:r>
      </w:del>
      <w:r>
        <w:rPr/>
        <w:t>DDL_Modules.c/.h)</w:t>
      </w:r>
    </w:p>
    <w:p>
      <w:pPr>
        <w:pStyle w:val="Normal"/>
        <w:pBdr>
          <w:top w:val="single" w:sz="4" w:space="0" w:color="CCCCCC"/>
          <w:left w:val="single" w:sz="4" w:space="0" w:color="CCCCCC"/>
          <w:bottom w:val="single" w:sz="4" w:space="0" w:color="CCCCCC"/>
          <w:right w:val="single" w:sz="4" w:space="0" w:color="CCCCCC"/>
        </w:pBdr>
        <w:shd w:val="clear" w:fill="F2F2F2"/>
        <w:spacing w:before="100" w:after="200"/>
        <w:rPr/>
      </w:pPr>
      <w:r>
        <w:rPr>
          <w:rFonts w:eastAsia="Consolas" w:cs="Consolas" w:ascii="Consolas" w:hAnsi="Consolas"/>
          <w:sz w:val="18"/>
          <w:szCs w:val="18"/>
        </w:rPr>
        <w:t>typedef struct {</w:t>
        <w:br/>
        <w:t xml:space="preserve">    char name[128], data_type[16];   /* VARCHAR2, CHAR, NUMBER, DATE,</w:t>
        <w:br/>
        <w:t xml:space="preserve">                                         TIMESTAMP, CLOB, BLOB           */</w:t>
        <w:br/>
        <w:t xml:space="preserve">    int  length;                     /* VARCHAR2/CHAR                   */</w:t>
        <w:br/>
        <w:t xml:space="preserve">    int  precision, scale;           /* NUMBER                          */</w:t>
        <w:br/>
        <w:t xml:space="preserve">    int  nullable;                   /* 1 = NULL allowed (default)      */</w:t>
        <w:br/>
        <w:t xml:space="preserve">    char default_value[128];</w:t>
        <w:br/>
        <w:t>} column_def_t;</w:t>
        <w:br/>
        <w:br/>
        <w:t>typedef struct {</w:t>
        <w:br/>
        <w:t xml:space="preserve">    char table_name[128], owner[128];</w:t>
        <w:br/>
        <w:t xml:space="preserve">    int  column_count;</w:t>
        <w:br/>
        <w:t xml:space="preserve">    column_def_t columns[64];</w:t>
        <w:br/>
        <w:t xml:space="preserve">    int  primary_key_count;</w:t>
        <w:br/>
        <w:t xml:space="preserve">    char primary_key_columns[16][128];</w:t>
        <w:br/>
        <w:t>} create_table_request_t;</w:t>
      </w:r>
    </w:p>
    <w:p>
      <w:pPr>
        <w:pStyle w:val="Normal"/>
        <w:spacing w:before="0" w:after="160"/>
        <w:rPr/>
      </w:pPr>
      <w:r>
        <w:rPr>
          <w:rFonts w:eastAsia="Calibri" w:cs="Calibri" w:ascii="Calibri" w:hAnsi="Calibri"/>
          <w:b w:val="false"/>
          <w:bCs w:val="false"/>
          <w:i w:val="false"/>
          <w:iCs w:val="false"/>
          <w:sz w:val="22"/>
          <w:szCs w:val="22"/>
        </w:rPr>
        <w:t>Validation: duplicate column names, recognised data type, VARCHAR2/CHAR require a positive length, NUMBER precision ceiling (38) and scale-vs-precision sanity, and every PRIMARY KEY column must reference a column actually declared in the same request.</w:t>
      </w:r>
    </w:p>
    <w:p>
      <w:pPr>
        <w:pStyle w:val="Normal"/>
        <w:spacing w:before="0" w:after="160"/>
        <w:rPr/>
      </w:pPr>
      <w:r>
        <w:rPr>
          <w:rFonts w:eastAsia="Calibri" w:cs="Calibri" w:ascii="Calibri" w:hAnsi="Calibri"/>
          <w:b w:val="false"/>
          <w:bCs w:val="false"/>
          <w:i w:val="false"/>
          <w:iCs w:val="false"/>
          <w:sz w:val="22"/>
          <w:szCs w:val="22"/>
        </w:rPr>
        <w:t xml:space="preserve">Note: DDL_MAX_TABLE_COLUMNS (64) is deliberately distinct from the pre-existing MAX_TABLE_COLUMNS (1024, </w:t>
      </w:r>
      <w:del w:id="26" w:author="Claude" w:date="2026-09-27T12:00:00Z">
        <w:r>
          <w:rPr>
            <w:rFonts w:eastAsia="Calibri" w:cs="Calibri" w:ascii="Calibri" w:hAnsi="Calibri"/>
            <w:b w:val="false"/>
            <w:bCs w:val="false"/>
            <w:i w:val="false"/>
            <w:iCs w:val="false"/>
            <w:sz w:val="22"/>
            <w:szCs w:val="22"/>
          </w:rPr>
          <w:delText>OCI_</w:delText>
        </w:r>
      </w:del>
      <w:r>
        <w:rPr>
          <w:rFonts w:eastAsia="Calibri" w:cs="Calibri" w:ascii="Calibri" w:hAnsi="Calibri"/>
          <w:b w:val="false"/>
          <w:bCs w:val="false"/>
          <w:i w:val="false"/>
          <w:iCs w:val="false"/>
          <w:sz w:val="22"/>
          <w:szCs w:val="22"/>
        </w:rPr>
        <w:t>Table_Metadata_Module.h) - see Section 13 for why that distinction matters.</w:t>
      </w:r>
    </w:p>
    <w:p>
      <w:pPr>
        <w:pStyle w:val="Heading2"/>
        <w:spacing w:before="300" w:after="150"/>
        <w:rPr/>
      </w:pPr>
      <w:r>
        <w:rPr/>
        <w:t xml:space="preserve">6.4  DROP_TABLE  (OCI_DDL_Drop_Table_Module.c / .h - merged into </w:t>
      </w:r>
      <w:del w:id="27" w:author="Claude" w:date="2026-09-27T12:00:00Z">
        <w:r>
          <w:rPr/>
          <w:delText>OCI_</w:delText>
        </w:r>
      </w:del>
      <w:r>
        <w:rPr/>
        <w:t>DDL_Modules.c/.h)</w:t>
      </w:r>
    </w:p>
    <w:p>
      <w:pPr>
        <w:pStyle w:val="Normal"/>
        <w:pBdr>
          <w:top w:val="single" w:sz="4" w:space="0" w:color="CCCCCC"/>
          <w:left w:val="single" w:sz="4" w:space="0" w:color="CCCCCC"/>
          <w:bottom w:val="single" w:sz="4" w:space="0" w:color="CCCCCC"/>
          <w:right w:val="single" w:sz="4" w:space="0" w:color="CCCCCC"/>
        </w:pBdr>
        <w:shd w:val="clear" w:fill="F2F2F2"/>
        <w:spacing w:before="100" w:after="200"/>
        <w:rPr/>
      </w:pPr>
      <w:r>
        <w:rPr>
          <w:rFonts w:eastAsia="Consolas" w:cs="Consolas" w:ascii="Consolas" w:hAnsi="Consolas"/>
          <w:sz w:val="18"/>
          <w:szCs w:val="18"/>
        </w:rPr>
        <w:t>typedef struct {</w:t>
        <w:br/>
        <w:t xml:space="preserve">    char table_name[128], owner[128];</w:t>
        <w:br/>
        <w:t xml:space="preserve">    int  cascade_constraints;   /* 0/1 */</w:t>
        <w:br/>
        <w:t xml:space="preserve">    int  purge;                 /* 0/1 */</w:t>
        <w:br/>
        <w:t xml:space="preserve">    int  confirm;   /* MUST be 1 for the execute stage to actually run</w:t>
        <w:br/>
        <w:t xml:space="preserve">                        this DROP - checked in dispatch_drop_table_new(),</w:t>
        <w:br/>
        <w:t xml:space="preserve">                        NOT in validate_drop_table_request(). */</w:t>
        <w:br/>
        <w:t>} drop_table_request_t;</w:t>
      </w:r>
    </w:p>
    <w:p>
      <w:pPr>
        <w:pStyle w:val="Normal"/>
        <w:spacing w:before="0" w:after="160"/>
        <w:rPr/>
      </w:pPr>
      <w:r>
        <w:rPr>
          <w:rFonts w:eastAsia="Calibri" w:cs="Calibri" w:ascii="Calibri" w:hAnsi="Calibri"/>
          <w:b w:val="false"/>
          <w:bCs w:val="false"/>
          <w:i w:val="false"/>
          <w:iCs w:val="false"/>
          <w:sz w:val="22"/>
          <w:szCs w:val="22"/>
        </w:rPr>
        <w:t>DROP is the only one of the six operations with an execute-stage confirmation gate, added at Terry's explicit request (07-Sep) given the operation is irreversible and Oracle DDL auto-commits with no undo. Validation and tgen both work without confirm=1 (so a client can still preview the DDL); only the actual execute call is refused.</w:t>
      </w:r>
    </w:p>
    <w:p>
      <w:pPr>
        <w:pStyle w:val="Heading2"/>
        <w:spacing w:before="300" w:after="150"/>
        <w:rPr/>
      </w:pPr>
      <w:r>
        <w:rPr/>
        <w:t xml:space="preserve">6.5  CREATE_VIEW  (OCI_DDL_Create_View_Module.c / .h - merged into </w:t>
      </w:r>
      <w:del w:id="28" w:author="Claude" w:date="2026-09-27T12:00:00Z">
        <w:r>
          <w:rPr/>
          <w:delText>OCI_</w:delText>
        </w:r>
      </w:del>
      <w:r>
        <w:rPr/>
        <w:t>DDL_Modules.c/.h)</w:t>
      </w:r>
    </w:p>
    <w:p>
      <w:pPr>
        <w:pStyle w:val="Normal"/>
        <w:pBdr>
          <w:top w:val="single" w:sz="4" w:space="0" w:color="CCCCCC"/>
          <w:left w:val="single" w:sz="4" w:space="0" w:color="CCCCCC"/>
          <w:bottom w:val="single" w:sz="4" w:space="0" w:color="CCCCCC"/>
          <w:right w:val="single" w:sz="4" w:space="0" w:color="CCCCCC"/>
        </w:pBdr>
        <w:shd w:val="clear" w:fill="F2F2F2"/>
        <w:spacing w:before="100" w:after="200"/>
        <w:rPr/>
      </w:pPr>
      <w:r>
        <w:rPr>
          <w:rFonts w:eastAsia="Consolas" w:cs="Consolas" w:ascii="Consolas" w:hAnsi="Consolas"/>
          <w:sz w:val="18"/>
          <w:szCs w:val="18"/>
        </w:rPr>
        <w:t>typedef struct {</w:t>
        <w:br/>
        <w:t xml:space="preserve">    char view_name[128], owner[128];</w:t>
        <w:br/>
        <w:t xml:space="preserve">    int  replace, force;</w:t>
        <w:br/>
        <w:t xml:space="preserve">    int  column_count;</w:t>
        <w:br/>
        <w:t xml:space="preserve">    char columns[64][128];</w:t>
        <w:br/>
        <w:t xml:space="preserve">    char query[4000];</w:t>
        <w:br/>
        <w:t>} create_view_request_t;</w:t>
      </w:r>
    </w:p>
    <w:p>
      <w:pPr>
        <w:pStyle w:val="Normal"/>
        <w:spacing w:before="0" w:after="160"/>
        <w:rPr/>
      </w:pPr>
      <w:r>
        <w:rPr>
          <w:rFonts w:eastAsia="Calibri" w:cs="Calibri" w:ascii="Calibri" w:hAnsi="Calibri"/>
          <w:b w:val="false"/>
          <w:bCs w:val="false"/>
          <w:i w:val="false"/>
          <w:iCs w:val="false"/>
          <w:sz w:val="22"/>
          <w:szCs w:val="22"/>
        </w:rPr>
        <w:t>The query field becomes the literal AS &lt;query&gt; clause. Since this codebase does not parse SQL text, two shallow, injection-conscious checks apply instead of real parsing: the query must start with SELECT (case-insensitive), and must not contain a semicolon - a CREATE VIEW ... AS clause takes exactly one statement, and a semicolon would let a second, unrelated statement be smuggled in behind it.</w:t>
      </w:r>
    </w:p>
    <w:p>
      <w:pPr>
        <w:pStyle w:val="Heading2"/>
        <w:spacing w:before="300" w:after="150"/>
        <w:rPr/>
      </w:pPr>
      <w:r>
        <w:rPr/>
        <w:t xml:space="preserve">6.6  CREATE_PROCEDURE  (OCI_DDL_Create_Procedure_Module.c / .h - merged into </w:t>
      </w:r>
      <w:del w:id="29" w:author="Claude" w:date="2026-09-27T12:00:00Z">
        <w:r>
          <w:rPr/>
          <w:delText>OCI_</w:delText>
        </w:r>
      </w:del>
      <w:r>
        <w:rPr/>
        <w:t>DDL_Modules.c/.h)</w:t>
      </w:r>
    </w:p>
    <w:p>
      <w:pPr>
        <w:pStyle w:val="Normal"/>
        <w:pBdr>
          <w:top w:val="single" w:sz="4" w:space="0" w:color="CCCCCC"/>
          <w:left w:val="single" w:sz="4" w:space="0" w:color="CCCCCC"/>
          <w:bottom w:val="single" w:sz="4" w:space="0" w:color="CCCCCC"/>
          <w:right w:val="single" w:sz="4" w:space="0" w:color="CCCCCC"/>
        </w:pBdr>
        <w:shd w:val="clear" w:fill="F2F2F2"/>
        <w:spacing w:before="100" w:after="200"/>
        <w:rPr/>
      </w:pPr>
      <w:r>
        <w:rPr>
          <w:rFonts w:eastAsia="Consolas" w:cs="Consolas" w:ascii="Consolas" w:hAnsi="Consolas"/>
          <w:sz w:val="18"/>
          <w:szCs w:val="18"/>
        </w:rPr>
        <w:t>typedef struct {</w:t>
        <w:br/>
        <w:t xml:space="preserve">    char name[128], data_type[16];  /* VARCHAR2, NUMBER, DATE, TIMESTAMP,</w:t>
        <w:br/>
        <w:t xml:space="preserve">                                        BOOLEAN, PLS_INTEGER, CLOB, BLOB -</w:t>
        <w:br/>
        <w:t xml:space="preserve">                                        no length/precision: Oracle does</w:t>
        <w:br/>
        <w:t xml:space="preserve">                                        not allow constrained types in a</w:t>
        <w:br/>
        <w:t xml:space="preserve">                                        parameter list                   */</w:t>
        <w:br/>
        <w:t xml:space="preserve">    char mode[8];                   /* "IN" (default), "OUT", "IN OUT"  */</w:t>
        <w:br/>
        <w:t xml:space="preserve">    char default_value[128];        /* IN parameters only               */</w:t>
        <w:br/>
        <w:t>} ddl_procedure_param_t;</w:t>
        <w:br/>
        <w:br/>
        <w:t>typedef struct {</w:t>
        <w:br/>
        <w:t xml:space="preserve">    char procedure_name[128], owner[128];</w:t>
        <w:br/>
        <w:t xml:space="preserve">    int  replace;</w:t>
        <w:br/>
        <w:t xml:space="preserve">    int  parameter_count;</w:t>
        <w:br/>
        <w:t xml:space="preserve">    ddl_procedure_param_t parameters[32];</w:t>
        <w:br/>
        <w:t xml:space="preserve">    char body[8000];   /* opaque PL/SQL - not parsed, see 6.5 reasoning */</w:t>
        <w:br/>
        <w:t>} create_procedure_request_t;</w:t>
      </w:r>
    </w:p>
    <w:p>
      <w:pPr>
        <w:pStyle w:val="Normal"/>
        <w:spacing w:before="0" w:after="160"/>
        <w:rPr/>
      </w:pPr>
      <w:r>
        <w:rPr>
          <w:rFonts w:eastAsia="Calibri" w:cs="Calibri" w:ascii="Calibri" w:hAnsi="Calibri"/>
          <w:b w:val="false"/>
          <w:bCs w:val="false"/>
          <w:i w:val="false"/>
          <w:iCs w:val="false"/>
          <w:sz w:val="22"/>
          <w:szCs w:val="22"/>
        </w:rPr>
        <w:t xml:space="preserve">Validation rejects a DEFAULT on any parameter whose mode is not IN (Oracle does not allow defaults on OUT or IN OUT parameters). The struct is named ddl_procedure_param_t, not procedure_param_t - the latter was already taken by </w:t>
      </w:r>
      <w:del w:id="30" w:author="Claude" w:date="2026-09-27T12:00:00Z">
        <w:r>
          <w:rPr>
            <w:rFonts w:eastAsia="Calibri" w:cs="Calibri" w:ascii="Calibri" w:hAnsi="Calibri"/>
            <w:b w:val="false"/>
            <w:bCs w:val="false"/>
            <w:i w:val="false"/>
            <w:iCs w:val="false"/>
            <w:sz w:val="22"/>
            <w:szCs w:val="22"/>
          </w:rPr>
          <w:delText>OCI_</w:delText>
        </w:r>
      </w:del>
      <w:r>
        <w:rPr>
          <w:rFonts w:eastAsia="Calibri" w:cs="Calibri" w:ascii="Calibri" w:hAnsi="Calibri"/>
          <w:b w:val="false"/>
          <w:bCs w:val="false"/>
          <w:i w:val="false"/>
          <w:iCs w:val="false"/>
          <w:sz w:val="22"/>
          <w:szCs w:val="22"/>
        </w:rPr>
        <w:t>Execute_Procedure_Module.h for the unrelated EXECUTE_PROCEDURE path, and colliding with it was a real build error caught during integration (Section 13).</w:t>
      </w:r>
    </w:p>
    <w:p>
      <w:pPr>
        <w:pStyle w:val="Normal"/>
        <w:spacing w:before="0" w:after="160"/>
        <w:rPr/>
      </w:pPr>
      <w:r>
        <w:rPr>
          <w:rFonts w:eastAsia="Calibri" w:cs="Calibri" w:ascii="Calibri" w:hAnsi="Calibri"/>
          <w:b w:val="false"/>
          <w:bCs w:val="false"/>
          <w:i w:val="false"/>
          <w:iCs w:val="false"/>
          <w:sz w:val="22"/>
          <w:szCs w:val="22"/>
        </w:rPr>
        <w:t>The body is never parsed and is passed through exactly as given, so it is NOT protected by the semicolon-rejection check Section 6.5 uses for CREATE_VIEW - a PL/SQL block legitimately contains many internal semicolons. This is also why CREATE_PROCEDURE needs the is_plsql_block exception described next.</w:t>
      </w:r>
    </w:p>
    <w:p>
      <w:pPr>
        <w:pStyle w:val="Heading2"/>
        <w:spacing w:before="300" w:after="150"/>
        <w:rPr/>
      </w:pPr>
      <w:r>
        <w:rPr/>
        <w:t>6.7  Shared execute stage  (</w:t>
      </w:r>
      <w:del w:id="31" w:author="Claude" w:date="2026-09-27T12:00:00Z">
        <w:r>
          <w:rPr/>
          <w:delText>OCI_</w:delText>
        </w:r>
      </w:del>
      <w:r>
        <w:rPr/>
        <w:t>DDL_Execute_Module.c / .h)</w:t>
      </w:r>
    </w:p>
    <w:p>
      <w:pPr>
        <w:pStyle w:val="Normal"/>
        <w:pBdr>
          <w:top w:val="single" w:sz="4" w:space="0" w:color="CCCCCC"/>
          <w:left w:val="single" w:sz="4" w:space="0" w:color="CCCCCC"/>
          <w:bottom w:val="single" w:sz="4" w:space="0" w:color="CCCCCC"/>
          <w:right w:val="single" w:sz="4" w:space="0" w:color="CCCCCC"/>
        </w:pBdr>
        <w:shd w:val="clear" w:fill="F2F2F2"/>
        <w:spacing w:before="100" w:after="200"/>
        <w:rPr/>
      </w:pPr>
      <w:r>
        <w:rPr>
          <w:rFonts w:eastAsia="Consolas" w:cs="Consolas" w:ascii="Consolas" w:hAnsi="Consolas"/>
          <w:sz w:val="18"/>
          <w:szCs w:val="18"/>
        </w:rPr>
        <w:t>typedef struct {</w:t>
        <w:br/>
        <w:t xml:space="preserve">    int    success;</w:t>
        <w:br/>
        <w:t xml:space="preserve">    char   error_message[512];</w:t>
        <w:br/>
        <w:t xml:space="preserve">    double execution_time_seconds;</w:t>
        <w:br/>
        <w:t>} ddl_execution_result_t;</w:t>
        <w:br/>
        <w:br/>
        <w:t>int execute_ddl_statement(oci_context_t *ctx, const char *ddl_text,</w:t>
        <w:br/>
        <w:t xml:space="preserve">                           const char *operation_label,</w:t>
        <w:br/>
        <w:t xml:space="preserve">                           int is_plsql_block,</w:t>
        <w:br/>
        <w:t xml:space="preserve">                           ddl_execution_result_t *result);</w:t>
      </w:r>
    </w:p>
    <w:p>
      <w:pPr>
        <w:pStyle w:val="Normal"/>
        <w:spacing w:before="0" w:after="160"/>
        <w:rPr/>
      </w:pPr>
      <w:r>
        <w:rPr>
          <w:rFonts w:eastAsia="Calibri" w:cs="Calibri" w:ascii="Calibri" w:hAnsi="Calibri"/>
          <w:b w:val="false"/>
          <w:bCs w:val="false"/>
          <w:i w:val="false"/>
          <w:iCs w:val="false"/>
          <w:sz w:val="22"/>
          <w:szCs w:val="22"/>
        </w:rPr>
        <w:t>One function does the OCI work for all six operations: OCIStmtPrepare2 + OCIStmtExecute, no bind variables, no rows returned - every tgen stage already reduces its request to a single, self-contained statement string.</w:t>
      </w:r>
    </w:p>
    <w:p>
      <w:pPr>
        <w:pStyle w:val="Normal"/>
        <w:spacing w:before="0" w:after="160"/>
        <w:rPr/>
      </w:pPr>
      <w:r>
        <w:rPr>
          <w:rFonts w:eastAsia="Calibri" w:cs="Calibri" w:ascii="Calibri" w:hAnsi="Calibri"/>
          <w:b w:val="false"/>
          <w:bCs w:val="false"/>
          <w:i w:val="false"/>
          <w:iCs w:val="false"/>
          <w:sz w:val="22"/>
          <w:szCs w:val="22"/>
        </w:rPr>
        <w:t>is_plsql_block controls whether the trailing ';' every build_&lt;op&gt;_ddl_text() appends gets stripped before execution:</w:t>
      </w:r>
    </w:p>
    <w:tbl>
      <w:tblPr>
        <w:tblW w:w="9500" w:type="dxa"/>
        <w:jc w:val="left"/>
        <w:tblInd w:w="0" w:type="dxa"/>
        <w:tblLayout w:type="fixed"/>
        <w:tblCellMar>
          <w:top w:w="0" w:type="dxa"/>
          <w:left w:w="108" w:type="dxa"/>
          <w:bottom w:w="0" w:type="dxa"/>
          <w:right w:w="108" w:type="dxa"/>
        </w:tblCellMar>
      </w:tblPr>
      <w:tblGrid>
        <w:gridCol w:w="3199"/>
        <w:gridCol w:w="1800"/>
        <w:gridCol w:w="4501"/>
      </w:tblGrid>
      <w:tr>
        <w:trPr/>
        <w:tc>
          <w:tcPr>
            <w:tcW w:w="3199" w:type="dxa"/>
            <w:tcBorders>
              <w:top w:val="single" w:sz="4" w:space="0" w:color="000000"/>
              <w:left w:val="single" w:sz="4" w:space="0" w:color="000000"/>
              <w:bottom w:val="single" w:sz="4" w:space="0" w:color="000000"/>
              <w:right w:val="single" w:sz="4" w:space="0" w:color="000000"/>
            </w:tcBorders>
            <w:shd w:fill="2F5496" w:val="clear"/>
          </w:tcPr>
          <w:p>
            <w:pPr>
              <w:pStyle w:val="Normal"/>
              <w:rPr/>
            </w:pPr>
            <w:r>
              <w:rPr>
                <w:rFonts w:eastAsia="Calibri" w:cs="Calibri" w:ascii="Calibri" w:hAnsi="Calibri"/>
                <w:b/>
                <w:bCs/>
                <w:color w:val="FFFFFF"/>
                <w:sz w:val="20"/>
                <w:szCs w:val="20"/>
              </w:rPr>
              <w:t>Caller</w:t>
            </w:r>
          </w:p>
        </w:tc>
        <w:tc>
          <w:tcPr>
            <w:tcW w:w="1800" w:type="dxa"/>
            <w:tcBorders>
              <w:top w:val="single" w:sz="4" w:space="0" w:color="000000"/>
              <w:left w:val="single" w:sz="4" w:space="0" w:color="000000"/>
              <w:bottom w:val="single" w:sz="4" w:space="0" w:color="000000"/>
              <w:right w:val="single" w:sz="4" w:space="0" w:color="000000"/>
            </w:tcBorders>
            <w:shd w:fill="2F5496" w:val="clear"/>
          </w:tcPr>
          <w:p>
            <w:pPr>
              <w:pStyle w:val="Normal"/>
              <w:rPr/>
            </w:pPr>
            <w:r>
              <w:rPr>
                <w:rFonts w:eastAsia="Calibri" w:cs="Calibri" w:ascii="Calibri" w:hAnsi="Calibri"/>
                <w:b/>
                <w:bCs/>
                <w:color w:val="FFFFFF"/>
                <w:sz w:val="20"/>
                <w:szCs w:val="20"/>
              </w:rPr>
              <w:t>is_plsql_block</w:t>
            </w:r>
          </w:p>
        </w:tc>
        <w:tc>
          <w:tcPr>
            <w:tcW w:w="4501" w:type="dxa"/>
            <w:tcBorders>
              <w:top w:val="single" w:sz="4" w:space="0" w:color="000000"/>
              <w:left w:val="single" w:sz="4" w:space="0" w:color="000000"/>
              <w:bottom w:val="single" w:sz="4" w:space="0" w:color="000000"/>
              <w:right w:val="single" w:sz="4" w:space="0" w:color="000000"/>
            </w:tcBorders>
            <w:shd w:fill="2F5496" w:val="clear"/>
          </w:tcPr>
          <w:p>
            <w:pPr>
              <w:pStyle w:val="Normal"/>
              <w:rPr/>
            </w:pPr>
            <w:r>
              <w:rPr>
                <w:rFonts w:eastAsia="Calibri" w:cs="Calibri" w:ascii="Calibri" w:hAnsi="Calibri"/>
                <w:b/>
                <w:bCs/>
                <w:color w:val="FFFFFF"/>
                <w:sz w:val="20"/>
                <w:szCs w:val="20"/>
              </w:rPr>
              <w:t>Reason</w:t>
            </w:r>
          </w:p>
        </w:tc>
      </w:tr>
      <w:tr>
        <w:trPr/>
        <w:tc>
          <w:tcPr>
            <w:tcW w:w="3199"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ascii="Calibri" w:hAnsi="Calibri"/>
                <w:b w:val="false"/>
                <w:bCs w:val="false"/>
                <w:color w:val="000000"/>
                <w:sz w:val="20"/>
                <w:szCs w:val="20"/>
              </w:rPr>
              <w:t>CREATE_USER (both calls)</w:t>
            </w:r>
          </w:p>
        </w:tc>
        <w:tc>
          <w:tcPr>
            <w:tcW w:w="18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ascii="Calibri" w:hAnsi="Calibri"/>
                <w:b w:val="false"/>
                <w:bCs w:val="false"/>
                <w:color w:val="000000"/>
                <w:sz w:val="20"/>
                <w:szCs w:val="20"/>
              </w:rPr>
              <w:t>0</w:t>
            </w:r>
          </w:p>
        </w:tc>
        <w:tc>
          <w:tcPr>
            <w:tcW w:w="4501"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ascii="Calibri" w:hAnsi="Calibri"/>
                <w:b w:val="false"/>
                <w:bCs w:val="false"/>
                <w:color w:val="000000"/>
                <w:sz w:val="20"/>
                <w:szCs w:val="20"/>
              </w:rPr>
              <w:t>Plain DDL statement - trailing ';' is an optional SQL*Plus-style terminator OCI rejects (ORA-00922).</w:t>
            </w:r>
          </w:p>
        </w:tc>
      </w:tr>
      <w:tr>
        <w:trPr/>
        <w:tc>
          <w:tcPr>
            <w:tcW w:w="3199"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ascii="Calibri" w:hAnsi="Calibri"/>
                <w:b w:val="false"/>
                <w:bCs w:val="false"/>
                <w:color w:val="000000"/>
                <w:sz w:val="20"/>
                <w:szCs w:val="20"/>
              </w:rPr>
              <w:t>GRANT</w:t>
            </w:r>
          </w:p>
        </w:tc>
        <w:tc>
          <w:tcPr>
            <w:tcW w:w="18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ascii="Calibri" w:hAnsi="Calibri"/>
                <w:b w:val="false"/>
                <w:bCs w:val="false"/>
                <w:color w:val="000000"/>
                <w:sz w:val="20"/>
                <w:szCs w:val="20"/>
              </w:rPr>
              <w:t>0</w:t>
            </w:r>
          </w:p>
        </w:tc>
        <w:tc>
          <w:tcPr>
            <w:tcW w:w="4501"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ascii="Calibri" w:hAnsi="Calibri"/>
                <w:b w:val="false"/>
                <w:bCs w:val="false"/>
                <w:color w:val="000000"/>
                <w:sz w:val="20"/>
                <w:szCs w:val="20"/>
              </w:rPr>
              <w:t>Same - OCI rejects with ORA-03048.</w:t>
            </w:r>
          </w:p>
        </w:tc>
      </w:tr>
      <w:tr>
        <w:trPr/>
        <w:tc>
          <w:tcPr>
            <w:tcW w:w="3199"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ascii="Calibri" w:hAnsi="Calibri"/>
                <w:b w:val="false"/>
                <w:bCs w:val="false"/>
                <w:color w:val="000000"/>
                <w:sz w:val="20"/>
                <w:szCs w:val="20"/>
              </w:rPr>
              <w:t>CREATE_TABLE</w:t>
            </w:r>
          </w:p>
        </w:tc>
        <w:tc>
          <w:tcPr>
            <w:tcW w:w="18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ascii="Calibri" w:hAnsi="Calibri"/>
                <w:b w:val="false"/>
                <w:bCs w:val="false"/>
                <w:color w:val="000000"/>
                <w:sz w:val="20"/>
                <w:szCs w:val="20"/>
              </w:rPr>
              <w:t>0</w:t>
            </w:r>
          </w:p>
        </w:tc>
        <w:tc>
          <w:tcPr>
            <w:tcW w:w="4501"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ascii="Calibri" w:hAnsi="Calibri"/>
                <w:b w:val="false"/>
                <w:bCs w:val="false"/>
                <w:color w:val="000000"/>
                <w:sz w:val="20"/>
                <w:szCs w:val="20"/>
              </w:rPr>
              <w:t>Same - OCI rejects with ORA-00922.</w:t>
            </w:r>
          </w:p>
        </w:tc>
      </w:tr>
      <w:tr>
        <w:trPr/>
        <w:tc>
          <w:tcPr>
            <w:tcW w:w="3199"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ascii="Calibri" w:hAnsi="Calibri"/>
                <w:b w:val="false"/>
                <w:bCs w:val="false"/>
                <w:color w:val="000000"/>
                <w:sz w:val="20"/>
                <w:szCs w:val="20"/>
              </w:rPr>
              <w:t>DROP_TABLE</w:t>
            </w:r>
          </w:p>
        </w:tc>
        <w:tc>
          <w:tcPr>
            <w:tcW w:w="18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ascii="Calibri" w:hAnsi="Calibri"/>
                <w:b w:val="false"/>
                <w:bCs w:val="false"/>
                <w:color w:val="000000"/>
                <w:sz w:val="20"/>
                <w:szCs w:val="20"/>
              </w:rPr>
              <w:t>0</w:t>
            </w:r>
          </w:p>
        </w:tc>
        <w:tc>
          <w:tcPr>
            <w:tcW w:w="4501"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ascii="Calibri" w:hAnsi="Calibri"/>
                <w:b w:val="false"/>
                <w:bCs w:val="false"/>
                <w:color w:val="000000"/>
                <w:sz w:val="20"/>
                <w:szCs w:val="20"/>
              </w:rPr>
              <w:t>Same - OCI rejects with ORA-03048.</w:t>
            </w:r>
          </w:p>
        </w:tc>
      </w:tr>
      <w:tr>
        <w:trPr/>
        <w:tc>
          <w:tcPr>
            <w:tcW w:w="3199"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ascii="Calibri" w:hAnsi="Calibri"/>
                <w:b w:val="false"/>
                <w:bCs w:val="false"/>
                <w:color w:val="000000"/>
                <w:sz w:val="20"/>
                <w:szCs w:val="20"/>
              </w:rPr>
              <w:t>CREATE_VIEW</w:t>
            </w:r>
          </w:p>
        </w:tc>
        <w:tc>
          <w:tcPr>
            <w:tcW w:w="18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ascii="Calibri" w:hAnsi="Calibri"/>
                <w:b w:val="false"/>
                <w:bCs w:val="false"/>
                <w:color w:val="000000"/>
                <w:sz w:val="20"/>
                <w:szCs w:val="20"/>
              </w:rPr>
              <w:t>0</w:t>
            </w:r>
          </w:p>
        </w:tc>
        <w:tc>
          <w:tcPr>
            <w:tcW w:w="4501"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ascii="Calibri" w:hAnsi="Calibri"/>
                <w:b w:val="false"/>
                <w:bCs w:val="false"/>
                <w:color w:val="000000"/>
                <w:sz w:val="20"/>
                <w:szCs w:val="20"/>
              </w:rPr>
              <w:t>Same - OCI rejects with ORA-03048.</w:t>
            </w:r>
          </w:p>
        </w:tc>
      </w:tr>
      <w:tr>
        <w:trPr/>
        <w:tc>
          <w:tcPr>
            <w:tcW w:w="3199"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ascii="Calibri" w:hAnsi="Calibri"/>
                <w:b w:val="false"/>
                <w:bCs w:val="false"/>
                <w:color w:val="000000"/>
                <w:sz w:val="20"/>
                <w:szCs w:val="20"/>
              </w:rPr>
              <w:t>CREATE_PROCEDURE</w:t>
            </w:r>
          </w:p>
        </w:tc>
        <w:tc>
          <w:tcPr>
            <w:tcW w:w="18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ascii="Calibri" w:hAnsi="Calibri"/>
                <w:b w:val="false"/>
                <w:bCs w:val="false"/>
                <w:color w:val="000000"/>
                <w:sz w:val="20"/>
                <w:szCs w:val="20"/>
              </w:rPr>
              <w:t>1</w:t>
            </w:r>
          </w:p>
        </w:tc>
        <w:tc>
          <w:tcPr>
            <w:tcW w:w="4501"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ascii="Calibri" w:hAnsi="Calibri"/>
                <w:b w:val="false"/>
                <w:bCs w:val="false"/>
                <w:color w:val="000000"/>
                <w:sz w:val="20"/>
                <w:szCs w:val="20"/>
              </w:rPr>
              <w:t>The ';' after END &lt;name&gt; is syntactically MANDATORY, not optional - stripping it produces PLS-00103 ("end-of-file when expecting ;").</w:t>
            </w:r>
          </w:p>
        </w:tc>
      </w:tr>
    </w:tbl>
    <w:p>
      <w:pPr>
        <w:pStyle w:val="Normal"/>
        <w:spacing w:before="0" w:after="160"/>
        <w:rPr/>
      </w:pPr>
      <w:r>
        <w:rPr>
          <w:rFonts w:eastAsia="Calibri" w:cs="Calibri" w:ascii="Calibri" w:hAnsi="Calibri"/>
          <w:b w:val="false"/>
          <w:bCs w:val="false"/>
          <w:i w:val="false"/>
          <w:iCs w:val="false"/>
          <w:sz w:val="22"/>
          <w:szCs w:val="22"/>
        </w:rPr>
        <w:t>Hard safety boundary: execute_ddl_statement() refuses to run at all - returns immediately with result-&gt;success = 0, executes nothing - when ctx-&gt;active_tx is set. See Section 11 for why.</w:t>
      </w:r>
    </w:p>
    <w:p>
      <w:pPr>
        <w:pStyle w:val="Normal"/>
        <w:spacing w:before="0" w:after="160"/>
        <w:rPr/>
      </w:pPr>
      <w:r>
        <w:rPr>
          <w:rFonts w:eastAsia="Calibri" w:cs="Calibri" w:ascii="Calibri" w:hAnsi="Calibri"/>
          <w:b w:val="false"/>
          <w:bCs w:val="false"/>
          <w:i w:val="false"/>
          <w:iCs w:val="false"/>
          <w:sz w:val="22"/>
          <w:szCs w:val="22"/>
        </w:rPr>
        <w:t xml:space="preserve">Response builders get_ddl_execution_response_xml()/_json() render the result as a DDL_Execution_Result envelope: operation, status (SUCCESS/FAILED), the executed DDL text, execution time, and - on failure - the real OCIErrorGet() message. This is a deliberate improvement over the older INSERT/UPDATE/DELETE execute modules, whose own header comments flag returning only a generic "see the log" message on OCI failure as a known gap worth closing later (Security_Module and </w:t>
      </w:r>
      <w:del w:id="32" w:author="Claude" w:date="2026-09-27T12:00:00Z">
        <w:r>
          <w:rPr>
            <w:rFonts w:eastAsia="Calibri" w:cs="Calibri" w:ascii="Calibri" w:hAnsi="Calibri"/>
            <w:b w:val="false"/>
            <w:bCs w:val="false"/>
            <w:i w:val="false"/>
            <w:iCs w:val="false"/>
            <w:sz w:val="22"/>
            <w:szCs w:val="22"/>
          </w:rPr>
          <w:delText>OCI_</w:delText>
        </w:r>
      </w:del>
      <w:r>
        <w:rPr>
          <w:rFonts w:eastAsia="Calibri" w:cs="Calibri" w:ascii="Calibri" w:hAnsi="Calibri"/>
          <w:b w:val="false"/>
          <w:bCs w:val="false"/>
          <w:i w:val="false"/>
          <w:iCs w:val="false"/>
          <w:sz w:val="22"/>
          <w:szCs w:val="22"/>
        </w:rPr>
        <w:t>Insert_Execute_Module both note this); this module closes it from the start.</w:t>
      </w:r>
    </w:p>
    <w:p>
      <w:pPr>
        <w:pStyle w:val="Heading1"/>
        <w:spacing w:before="400" w:after="200"/>
        <w:rPr/>
      </w:pPr>
      <w:r>
        <w:rPr/>
        <w:t>7. Request &amp; Response Formats (XML and JSON)</w:t>
      </w:r>
    </w:p>
    <w:p>
      <w:pPr>
        <w:pStyle w:val="Normal"/>
        <w:spacing w:before="0" w:after="160"/>
        <w:rPr/>
      </w:pPr>
      <w:r>
        <w:rPr>
          <w:rFonts w:eastAsia="Calibri" w:cs="Calibri" w:ascii="Calibri" w:hAnsi="Calibri"/>
          <w:b w:val="false"/>
          <w:bCs w:val="false"/>
          <w:i w:val="false"/>
          <w:iCs w:val="false"/>
          <w:sz w:val="22"/>
          <w:szCs w:val="22"/>
        </w:rPr>
        <w:t>All six operations share the request envelope used by INSERT/UPDATE/DELETE - &lt;transaction required="0"&gt; wrapping one or more &lt;operation type="..."&gt; blocks, executed strictly in the order they appear (Section 11). Representative example - CREATE_TABLE:</w:t>
      </w:r>
    </w:p>
    <w:p>
      <w:pPr>
        <w:pStyle w:val="Normal"/>
        <w:pBdr>
          <w:top w:val="single" w:sz="4" w:space="0" w:color="CCCCCC"/>
          <w:left w:val="single" w:sz="4" w:space="0" w:color="CCCCCC"/>
          <w:bottom w:val="single" w:sz="4" w:space="0" w:color="CCCCCC"/>
          <w:right w:val="single" w:sz="4" w:space="0" w:color="CCCCCC"/>
        </w:pBdr>
        <w:shd w:val="clear" w:fill="F2F2F2"/>
        <w:spacing w:before="100" w:after="200"/>
        <w:rPr/>
      </w:pPr>
      <w:r>
        <w:rPr>
          <w:rFonts w:eastAsia="Consolas" w:cs="Consolas" w:ascii="Consolas" w:hAnsi="Consolas"/>
          <w:sz w:val="18"/>
          <w:szCs w:val="18"/>
        </w:rPr>
        <w:t>&lt;operation type="CREATE_TABLE"&gt;</w:t>
        <w:br/>
        <w:t xml:space="preserve">    &lt;table_name&gt;MIGRATION_LOG&lt;/table_name&gt;</w:t>
        <w:br/>
        <w:t xml:space="preserve">    &lt;owner&gt;DATA_MANAGER&lt;/owner&gt;</w:t>
        <w:br/>
        <w:t xml:space="preserve">    &lt;columns&gt;</w:t>
        <w:br/>
        <w:t xml:space="preserve">        &lt;column&gt;</w:t>
        <w:br/>
        <w:t xml:space="preserve">            &lt;name&gt;LOG_ID&lt;/name&gt;</w:t>
        <w:br/>
        <w:t xml:space="preserve">            &lt;data_type&gt;NUMBER&lt;/data_type&gt;</w:t>
        <w:br/>
        <w:t xml:space="preserve">            &lt;precision&gt;10&lt;/precision&gt;</w:t>
        <w:br/>
        <w:t xml:space="preserve">            &lt;nullable&gt;0&lt;/nullable&gt;</w:t>
        <w:br/>
        <w:t xml:space="preserve">        &lt;/column&gt;</w:t>
        <w:br/>
        <w:t xml:space="preserve">        &lt;column&gt;</w:t>
        <w:br/>
        <w:t xml:space="preserve">            &lt;name&gt;LOG_MESSAGE&lt;/name&gt;</w:t>
        <w:br/>
        <w:t xml:space="preserve">            &lt;data_type&gt;VARCHAR2&lt;/data_type&gt;</w:t>
        <w:br/>
        <w:t xml:space="preserve">            &lt;length&gt;4000&lt;/length&gt;</w:t>
        <w:br/>
        <w:t xml:space="preserve">        &lt;/column&gt;</w:t>
        <w:br/>
        <w:t xml:space="preserve">    &lt;/columns&gt;</w:t>
        <w:br/>
        <w:t xml:space="preserve">    &lt;primary_key&gt;</w:t>
        <w:br/>
        <w:t xml:space="preserve">        &lt;column&gt;LOG_ID&lt;/column&gt;</w:t>
        <w:br/>
        <w:t xml:space="preserve">    &lt;/primary_key&gt;</w:t>
        <w:br/>
        <w:t>&lt;/operation&gt;</w:t>
      </w:r>
    </w:p>
    <w:p>
      <w:pPr>
        <w:pStyle w:val="Normal"/>
        <w:spacing w:before="0" w:after="160"/>
        <w:rPr/>
      </w:pPr>
      <w:r>
        <w:rPr>
          <w:rFonts w:eastAsia="Calibri" w:cs="Calibri" w:ascii="Calibri" w:hAnsi="Calibri"/>
          <w:b w:val="false"/>
          <w:bCs w:val="false"/>
          <w:i w:val="false"/>
          <w:iCs w:val="false"/>
          <w:sz w:val="22"/>
          <w:szCs w:val="22"/>
        </w:rPr>
        <w:t>Successful response (XML):</w:t>
      </w:r>
    </w:p>
    <w:p>
      <w:pPr>
        <w:pStyle w:val="Normal"/>
        <w:pBdr>
          <w:top w:val="single" w:sz="4" w:space="0" w:color="CCCCCC"/>
          <w:left w:val="single" w:sz="4" w:space="0" w:color="CCCCCC"/>
          <w:bottom w:val="single" w:sz="4" w:space="0" w:color="CCCCCC"/>
          <w:right w:val="single" w:sz="4" w:space="0" w:color="CCCCCC"/>
        </w:pBdr>
        <w:shd w:val="clear" w:fill="F2F2F2"/>
        <w:spacing w:before="100" w:after="200"/>
        <w:rPr/>
      </w:pPr>
      <w:r>
        <w:rPr>
          <w:rFonts w:eastAsia="Consolas" w:cs="Consolas" w:ascii="Consolas" w:hAnsi="Consolas"/>
          <w:sz w:val="18"/>
          <w:szCs w:val="18"/>
        </w:rPr>
        <w:t>&lt;DDL_Execution_Result&gt;</w:t>
        <w:br/>
        <w:t xml:space="preserve">  &lt;operation&gt;CREATE_TABLE&lt;/operation&gt;</w:t>
        <w:br/>
        <w:t xml:space="preserve">  &lt;status&gt;SUCCESS&lt;/status&gt;</w:t>
        <w:br/>
        <w:t xml:space="preserve">  &lt;executed_ddl&gt;CREATE TABLE DATA_MANAGER.MIGRATION_LOG (...);&lt;/executed_ddl&gt;</w:t>
        <w:br/>
        <w:t xml:space="preserve">  &lt;execution_time&gt;0.008234&lt;/execution_time&gt;</w:t>
        <w:br/>
        <w:t>&lt;/DDL_Execution_Result&gt;</w:t>
      </w:r>
    </w:p>
    <w:p>
      <w:pPr>
        <w:pStyle w:val="Normal"/>
        <w:spacing w:before="0" w:after="160"/>
        <w:rPr/>
      </w:pPr>
      <w:r>
        <w:rPr>
          <w:rFonts w:eastAsia="Calibri" w:cs="Calibri" w:ascii="Calibri" w:hAnsi="Calibri"/>
          <w:b w:val="false"/>
          <w:bCs w:val="false"/>
          <w:i w:val="false"/>
          <w:iCs w:val="false"/>
          <w:sz w:val="22"/>
          <w:szCs w:val="22"/>
        </w:rPr>
        <w:t>Failure response carries error_code DDL_EXECUTION_FAILED and the real Oracle error text (e.g. "OCI Error 955: ORA-00955: name is already used by an existing object") via the standard build_error_envelope() shape used across this codebase - not a generic pointer to the log.</w:t>
      </w:r>
    </w:p>
    <w:p>
      <w:pPr>
        <w:pStyle w:val="Normal"/>
        <w:spacing w:before="0" w:after="160"/>
        <w:rPr/>
      </w:pPr>
      <w:r>
        <w:rPr>
          <w:rFonts w:eastAsia="Calibri" w:cs="Calibri" w:ascii="Calibri" w:hAnsi="Calibri"/>
          <w:b w:val="false"/>
          <w:bCs w:val="false"/>
          <w:i w:val="false"/>
          <w:iCs w:val="false"/>
          <w:sz w:val="22"/>
          <w:szCs w:val="22"/>
        </w:rPr>
        <w:t>Full request/response fixtures for all six operations (happy-path and negative tests) exist as Unit_Test_CreateUser_Round_*, Unit_Test_Grant_Round_*, Unit_Test_CreateTable_Round_*, Unit_Test_DropTable_Round_*, Unit_Test_CreateView_Round_*, and Unit_Test_CreateProcedure_Round_* - see Section 14.</w:t>
      </w:r>
    </w:p>
    <w:p>
      <w:pPr>
        <w:pStyle w:val="Heading1"/>
        <w:spacing w:before="400" w:after="200"/>
        <w:rPr/>
      </w:pPr>
      <w:r>
        <w:rPr/>
        <w:t>8. Configuration</w:t>
      </w:r>
    </w:p>
    <w:p>
      <w:pPr>
        <w:pStyle w:val="Normal"/>
        <w:spacing w:before="0" w:after="160"/>
        <w:rPr/>
      </w:pPr>
      <w:r>
        <w:rPr>
          <w:rFonts w:eastAsia="Calibri" w:cs="Calibri" w:ascii="Calibri" w:hAnsi="Calibri"/>
          <w:b w:val="false"/>
          <w:bCs w:val="false"/>
          <w:i w:val="false"/>
          <w:iCs w:val="false"/>
          <w:sz w:val="22"/>
          <w:szCs w:val="22"/>
        </w:rPr>
        <w:t>No new configuration. All six modules and the shared executor log via ctx-&gt;ddl_logger, a field already reserved on oci_context_t before this module existed - this was the last previously-unused per-operation logger in the struct (Terry, 05-Sep).</w:t>
      </w:r>
    </w:p>
    <w:p>
      <w:pPr>
        <w:pStyle w:val="Heading1"/>
        <w:spacing w:before="400" w:after="200"/>
        <w:rPr/>
      </w:pPr>
      <w:r>
        <w:rPr/>
        <w:t>9. Reuse of Existing Modules / Build Additions</w:t>
      </w:r>
    </w:p>
    <w:tbl>
      <w:tblPr>
        <w:tblW w:w="9500" w:type="dxa"/>
        <w:jc w:val="left"/>
        <w:tblInd w:w="0" w:type="dxa"/>
        <w:tblLayout w:type="fixed"/>
        <w:tblCellMar>
          <w:top w:w="0" w:type="dxa"/>
          <w:left w:w="108" w:type="dxa"/>
          <w:bottom w:w="0" w:type="dxa"/>
          <w:right w:w="108" w:type="dxa"/>
        </w:tblCellMar>
      </w:tblPr>
      <w:tblGrid>
        <w:gridCol w:w="4699"/>
        <w:gridCol w:w="4800"/>
      </w:tblGrid>
      <w:tr>
        <w:trPr/>
        <w:tc>
          <w:tcPr>
            <w:tcW w:w="4699" w:type="dxa"/>
            <w:tcBorders>
              <w:top w:val="single" w:sz="4" w:space="0" w:color="000000"/>
              <w:left w:val="single" w:sz="4" w:space="0" w:color="000000"/>
              <w:bottom w:val="single" w:sz="4" w:space="0" w:color="000000"/>
              <w:right w:val="single" w:sz="4" w:space="0" w:color="000000"/>
            </w:tcBorders>
            <w:shd w:fill="2F5496" w:val="clear"/>
          </w:tcPr>
          <w:p>
            <w:pPr>
              <w:pStyle w:val="Normal"/>
              <w:rPr/>
            </w:pPr>
            <w:r>
              <w:rPr>
                <w:rFonts w:eastAsia="Calibri" w:cs="Calibri" w:ascii="Calibri" w:hAnsi="Calibri"/>
                <w:b/>
                <w:bCs/>
                <w:color w:val="FFFFFF"/>
                <w:sz w:val="20"/>
                <w:szCs w:val="20"/>
              </w:rPr>
              <w:t>Existing / reused</w:t>
            </w:r>
          </w:p>
        </w:tc>
        <w:tc>
          <w:tcPr>
            <w:tcW w:w="4800" w:type="dxa"/>
            <w:tcBorders>
              <w:top w:val="single" w:sz="4" w:space="0" w:color="000000"/>
              <w:left w:val="single" w:sz="4" w:space="0" w:color="000000"/>
              <w:bottom w:val="single" w:sz="4" w:space="0" w:color="000000"/>
              <w:right w:val="single" w:sz="4" w:space="0" w:color="000000"/>
            </w:tcBorders>
            <w:shd w:fill="2F5496" w:val="clear"/>
          </w:tcPr>
          <w:p>
            <w:pPr>
              <w:pStyle w:val="Normal"/>
              <w:rPr/>
            </w:pPr>
            <w:r>
              <w:rPr>
                <w:rFonts w:eastAsia="Calibri" w:cs="Calibri" w:ascii="Calibri" w:hAnsi="Calibri"/>
                <w:b/>
                <w:bCs/>
                <w:color w:val="FFFFFF"/>
                <w:sz w:val="20"/>
                <w:szCs w:val="20"/>
              </w:rPr>
              <w:t>New for this module</w:t>
            </w:r>
          </w:p>
        </w:tc>
      </w:tr>
      <w:tr>
        <w:trPr/>
        <w:tc>
          <w:tcPr>
            <w:tcW w:w="4699" w:type="dxa"/>
            <w:tcBorders>
              <w:top w:val="single" w:sz="4" w:space="0" w:color="000000"/>
              <w:left w:val="single" w:sz="4" w:space="0" w:color="000000"/>
              <w:bottom w:val="single" w:sz="4" w:space="0" w:color="000000"/>
              <w:right w:val="single" w:sz="4" w:space="0" w:color="000000"/>
            </w:tcBorders>
          </w:tcPr>
          <w:p>
            <w:pPr>
              <w:pStyle w:val="Normal"/>
              <w:rPr/>
            </w:pPr>
            <w:del w:id="33" w:author="Claude" w:date="2026-09-27T12:00:00Z">
              <w:r>
                <w:rPr>
                  <w:rFonts w:eastAsia="Calibri" w:cs="Calibri" w:ascii="Calibri" w:hAnsi="Calibri"/>
                  <w:b w:val="false"/>
                  <w:bCs w:val="false"/>
                  <w:color w:val="000000"/>
                  <w:sz w:val="20"/>
                  <w:szCs w:val="20"/>
                </w:rPr>
                <w:delText>OCI_</w:delText>
              </w:r>
            </w:del>
            <w:r>
              <w:rPr>
                <w:rFonts w:eastAsia="Calibri" w:cs="Calibri" w:ascii="Calibri" w:hAnsi="Calibri"/>
                <w:b w:val="false"/>
                <w:bCs w:val="false"/>
                <w:color w:val="000000"/>
                <w:sz w:val="20"/>
                <w:szCs w:val="20"/>
              </w:rPr>
              <w:t xml:space="preserve">Level1_Parser.c / </w:t>
            </w:r>
            <w:del w:id="34" w:author="Claude" w:date="2026-09-27T12:00:00Z">
              <w:r>
                <w:rPr>
                  <w:rFonts w:eastAsia="Calibri" w:cs="Calibri" w:ascii="Calibri" w:hAnsi="Calibri"/>
                  <w:b w:val="false"/>
                  <w:bCs w:val="false"/>
                  <w:color w:val="000000"/>
                  <w:sz w:val="20"/>
                  <w:szCs w:val="20"/>
                </w:rPr>
                <w:delText>OCI_</w:delText>
              </w:r>
            </w:del>
            <w:r>
              <w:rPr>
                <w:rFonts w:eastAsia="Calibri" w:cs="Calibri" w:ascii="Calibri" w:hAnsi="Calibri"/>
                <w:b w:val="false"/>
                <w:bCs w:val="false"/>
                <w:color w:val="000000"/>
                <w:sz w:val="20"/>
                <w:szCs w:val="20"/>
              </w:rPr>
              <w:t>Level2_Parser.c / dispatcher.c - extended, not replaced</w:t>
            </w:r>
          </w:p>
        </w:tc>
        <w:tc>
          <w:tcPr>
            <w:tcW w:w="48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ascii="Calibri" w:hAnsi="Calibri"/>
                <w:b w:val="false"/>
                <w:bCs w:val="false"/>
                <w:color w:val="000000"/>
                <w:sz w:val="20"/>
                <w:szCs w:val="20"/>
              </w:rPr>
              <w:t xml:space="preserve">OCI_DDL_Create_User_Module.c/.h (merged into </w:t>
            </w:r>
            <w:del w:id="35" w:author="Claude" w:date="2026-09-27T12:00:00Z">
              <w:r>
                <w:rPr>
                  <w:rFonts w:eastAsia="Calibri" w:cs="Calibri" w:ascii="Calibri" w:hAnsi="Calibri"/>
                  <w:b w:val="false"/>
                  <w:bCs w:val="false"/>
                  <w:color w:val="000000"/>
                  <w:sz w:val="20"/>
                  <w:szCs w:val="20"/>
                </w:rPr>
                <w:delText>OCI_</w:delText>
              </w:r>
            </w:del>
            <w:r>
              <w:rPr>
                <w:rFonts w:eastAsia="Calibri" w:cs="Calibri" w:ascii="Calibri" w:hAnsi="Calibri"/>
                <w:b w:val="false"/>
                <w:bCs w:val="false"/>
                <w:color w:val="000000"/>
                <w:sz w:val="20"/>
                <w:szCs w:val="20"/>
              </w:rPr>
              <w:t>DDL_Modules.c/.h, 2026-09-22/23)</w:t>
            </w:r>
          </w:p>
        </w:tc>
      </w:tr>
      <w:tr>
        <w:trPr/>
        <w:tc>
          <w:tcPr>
            <w:tcW w:w="4699" w:type="dxa"/>
            <w:tcBorders>
              <w:top w:val="single" w:sz="4" w:space="0" w:color="000000"/>
              <w:left w:val="single" w:sz="4" w:space="0" w:color="000000"/>
              <w:bottom w:val="single" w:sz="4" w:space="0" w:color="000000"/>
              <w:right w:val="single" w:sz="4" w:space="0" w:color="000000"/>
            </w:tcBorders>
          </w:tcPr>
          <w:p>
            <w:pPr>
              <w:pStyle w:val="Normal"/>
              <w:rPr/>
            </w:pPr>
            <w:del w:id="36" w:author="Claude" w:date="2026-09-27T12:00:00Z">
              <w:r>
                <w:rPr>
                  <w:rFonts w:eastAsia="Calibri" w:cs="Calibri" w:ascii="Calibri" w:hAnsi="Calibri"/>
                  <w:b w:val="false"/>
                  <w:bCs w:val="false"/>
                  <w:color w:val="000000"/>
                  <w:sz w:val="20"/>
                  <w:szCs w:val="20"/>
                </w:rPr>
                <w:delText>OCI_</w:delText>
              </w:r>
            </w:del>
            <w:r>
              <w:rPr>
                <w:rFonts w:eastAsia="Calibri" w:cs="Calibri" w:ascii="Calibri" w:hAnsi="Calibri"/>
                <w:b w:val="false"/>
                <w:bCs w:val="false"/>
                <w:color w:val="000000"/>
                <w:sz w:val="20"/>
                <w:szCs w:val="20"/>
              </w:rPr>
              <w:t>Request_Response_Types.h - six new operation_type_t values</w:t>
            </w:r>
          </w:p>
        </w:tc>
        <w:tc>
          <w:tcPr>
            <w:tcW w:w="48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ascii="Calibri" w:hAnsi="Calibri"/>
                <w:b w:val="false"/>
                <w:bCs w:val="false"/>
                <w:color w:val="000000"/>
                <w:sz w:val="20"/>
                <w:szCs w:val="20"/>
              </w:rPr>
              <w:t xml:space="preserve">OCI_DDL_Grant_Module.c/.h (merged into </w:t>
            </w:r>
            <w:del w:id="37" w:author="Claude" w:date="2026-09-27T12:00:00Z">
              <w:r>
                <w:rPr>
                  <w:rFonts w:eastAsia="Calibri" w:cs="Calibri" w:ascii="Calibri" w:hAnsi="Calibri"/>
                  <w:b w:val="false"/>
                  <w:bCs w:val="false"/>
                  <w:color w:val="000000"/>
                  <w:sz w:val="20"/>
                  <w:szCs w:val="20"/>
                </w:rPr>
                <w:delText>OCI_</w:delText>
              </w:r>
            </w:del>
            <w:r>
              <w:rPr>
                <w:rFonts w:eastAsia="Calibri" w:cs="Calibri" w:ascii="Calibri" w:hAnsi="Calibri"/>
                <w:b w:val="false"/>
                <w:bCs w:val="false"/>
                <w:color w:val="000000"/>
                <w:sz w:val="20"/>
                <w:szCs w:val="20"/>
              </w:rPr>
              <w:t>DDL_Modules.c/.h)</w:t>
            </w:r>
          </w:p>
        </w:tc>
      </w:tr>
      <w:tr>
        <w:trPr/>
        <w:tc>
          <w:tcPr>
            <w:tcW w:w="4699"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ascii="Calibri" w:hAnsi="Calibri"/>
                <w:b w:val="false"/>
                <w:bCs w:val="false"/>
                <w:color w:val="000000"/>
                <w:sz w:val="20"/>
                <w:szCs w:val="20"/>
              </w:rPr>
              <w:t>ctx-&gt;ddl_logger (pre-existing, previously unused)</w:t>
            </w:r>
          </w:p>
        </w:tc>
        <w:tc>
          <w:tcPr>
            <w:tcW w:w="48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ascii="Calibri" w:hAnsi="Calibri"/>
                <w:b w:val="false"/>
                <w:bCs w:val="false"/>
                <w:color w:val="000000"/>
                <w:sz w:val="20"/>
                <w:szCs w:val="20"/>
              </w:rPr>
              <w:t xml:space="preserve">OCI_DDL_Create_Table_Module.c/.h (merged into </w:t>
            </w:r>
            <w:del w:id="38" w:author="Claude" w:date="2026-09-27T12:00:00Z">
              <w:r>
                <w:rPr>
                  <w:rFonts w:eastAsia="Calibri" w:cs="Calibri" w:ascii="Calibri" w:hAnsi="Calibri"/>
                  <w:b w:val="false"/>
                  <w:bCs w:val="false"/>
                  <w:color w:val="000000"/>
                  <w:sz w:val="20"/>
                  <w:szCs w:val="20"/>
                </w:rPr>
                <w:delText>OCI_</w:delText>
              </w:r>
            </w:del>
            <w:r>
              <w:rPr>
                <w:rFonts w:eastAsia="Calibri" w:cs="Calibri" w:ascii="Calibri" w:hAnsi="Calibri"/>
                <w:b w:val="false"/>
                <w:bCs w:val="false"/>
                <w:color w:val="000000"/>
                <w:sz w:val="20"/>
                <w:szCs w:val="20"/>
              </w:rPr>
              <w:t>DDL_Modules.c/.h)</w:t>
            </w:r>
          </w:p>
        </w:tc>
      </w:tr>
      <w:tr>
        <w:trPr/>
        <w:tc>
          <w:tcPr>
            <w:tcW w:w="4699"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ascii="Calibri" w:hAnsi="Calibri"/>
                <w:b w:val="false"/>
                <w:bCs w:val="false"/>
                <w:color w:val="000000"/>
                <w:sz w:val="20"/>
                <w:szCs w:val="20"/>
              </w:rPr>
              <w:t>begin_standalone_tx_if_needed() / end_standalone_tx_if_owned() (</w:t>
            </w:r>
            <w:del w:id="39" w:author="Claude" w:date="2026-09-27T12:00:00Z">
              <w:r>
                <w:rPr>
                  <w:rFonts w:eastAsia="Calibri" w:cs="Calibri" w:ascii="Calibri" w:hAnsi="Calibri"/>
                  <w:b w:val="false"/>
                  <w:bCs w:val="false"/>
                  <w:color w:val="000000"/>
                  <w:sz w:val="20"/>
                  <w:szCs w:val="20"/>
                </w:rPr>
                <w:delText>OCI_</w:delText>
              </w:r>
            </w:del>
            <w:r>
              <w:rPr>
                <w:rFonts w:eastAsia="Calibri" w:cs="Calibri" w:ascii="Calibri" w:hAnsi="Calibri"/>
                <w:b w:val="false"/>
                <w:bCs w:val="false"/>
                <w:color w:val="000000"/>
                <w:sz w:val="20"/>
                <w:szCs w:val="20"/>
              </w:rPr>
              <w:t>Transaction_Manager.h) - metrics correlation only</w:t>
            </w:r>
          </w:p>
        </w:tc>
        <w:tc>
          <w:tcPr>
            <w:tcW w:w="48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ascii="Calibri" w:hAnsi="Calibri"/>
                <w:b w:val="false"/>
                <w:bCs w:val="false"/>
                <w:color w:val="000000"/>
                <w:sz w:val="20"/>
                <w:szCs w:val="20"/>
              </w:rPr>
              <w:t xml:space="preserve">OCI_DDL_Drop_Table_Module.c/.h (merged into </w:t>
            </w:r>
            <w:del w:id="40" w:author="Claude" w:date="2026-09-27T12:00:00Z">
              <w:r>
                <w:rPr>
                  <w:rFonts w:eastAsia="Calibri" w:cs="Calibri" w:ascii="Calibri" w:hAnsi="Calibri"/>
                  <w:b w:val="false"/>
                  <w:bCs w:val="false"/>
                  <w:color w:val="000000"/>
                  <w:sz w:val="20"/>
                  <w:szCs w:val="20"/>
                </w:rPr>
                <w:delText>OCI_</w:delText>
              </w:r>
            </w:del>
            <w:r>
              <w:rPr>
                <w:rFonts w:eastAsia="Calibri" w:cs="Calibri" w:ascii="Calibri" w:hAnsi="Calibri"/>
                <w:b w:val="false"/>
                <w:bCs w:val="false"/>
                <w:color w:val="000000"/>
                <w:sz w:val="20"/>
                <w:szCs w:val="20"/>
              </w:rPr>
              <w:t>DDL_Modules.c/.h)</w:t>
            </w:r>
          </w:p>
        </w:tc>
      </w:tr>
      <w:tr>
        <w:trPr/>
        <w:tc>
          <w:tcPr>
            <w:tcW w:w="4699"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ascii="Calibri" w:hAnsi="Calibri"/>
                <w:b w:val="false"/>
                <w:bCs w:val="false"/>
                <w:color w:val="000000"/>
                <w:sz w:val="20"/>
                <w:szCs w:val="20"/>
              </w:rPr>
              <w:t>build_error_envelope() (dispatcher.c) - reused verbatim for DDL execution failures</w:t>
            </w:r>
          </w:p>
        </w:tc>
        <w:tc>
          <w:tcPr>
            <w:tcW w:w="48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ascii="Calibri" w:hAnsi="Calibri"/>
                <w:b w:val="false"/>
                <w:bCs w:val="false"/>
                <w:color w:val="000000"/>
                <w:sz w:val="20"/>
                <w:szCs w:val="20"/>
              </w:rPr>
              <w:t xml:space="preserve">OCI_DDL_Create_View_Module.c/.h (merged into </w:t>
            </w:r>
            <w:del w:id="41" w:author="Claude" w:date="2026-09-27T12:00:00Z">
              <w:r>
                <w:rPr>
                  <w:rFonts w:eastAsia="Calibri" w:cs="Calibri" w:ascii="Calibri" w:hAnsi="Calibri"/>
                  <w:b w:val="false"/>
                  <w:bCs w:val="false"/>
                  <w:color w:val="000000"/>
                  <w:sz w:val="20"/>
                  <w:szCs w:val="20"/>
                </w:rPr>
                <w:delText>OCI_</w:delText>
              </w:r>
            </w:del>
            <w:r>
              <w:rPr>
                <w:rFonts w:eastAsia="Calibri" w:cs="Calibri" w:ascii="Calibri" w:hAnsi="Calibri"/>
                <w:b w:val="false"/>
                <w:bCs w:val="false"/>
                <w:color w:val="000000"/>
                <w:sz w:val="20"/>
                <w:szCs w:val="20"/>
              </w:rPr>
              <w:t>DDL_Modules.c/.h)</w:t>
            </w:r>
          </w:p>
        </w:tc>
      </w:tr>
      <w:tr>
        <w:trPr/>
        <w:tc>
          <w:tcPr>
            <w:tcW w:w="4699"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ascii="Calibri" w:hAnsi="Calibri"/>
                <w:b w:val="false"/>
                <w:bCs w:val="false"/>
                <w:color w:val="000000"/>
                <w:sz w:val="20"/>
                <w:szCs w:val="20"/>
              </w:rPr>
              <w:t>xml_builder_t / xml_escape() (XML_Helper.h)</w:t>
            </w:r>
          </w:p>
        </w:tc>
        <w:tc>
          <w:tcPr>
            <w:tcW w:w="48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ascii="Calibri" w:hAnsi="Calibri"/>
                <w:b w:val="false"/>
                <w:bCs w:val="false"/>
                <w:color w:val="000000"/>
                <w:sz w:val="20"/>
                <w:szCs w:val="20"/>
              </w:rPr>
              <w:t xml:space="preserve">OCI_DDL_Create_Procedure_Module.c/.h (merged into </w:t>
            </w:r>
            <w:del w:id="42" w:author="Claude" w:date="2026-09-27T12:00:00Z">
              <w:r>
                <w:rPr>
                  <w:rFonts w:eastAsia="Calibri" w:cs="Calibri" w:ascii="Calibri" w:hAnsi="Calibri"/>
                  <w:b w:val="false"/>
                  <w:bCs w:val="false"/>
                  <w:color w:val="000000"/>
                  <w:sz w:val="20"/>
                  <w:szCs w:val="20"/>
                </w:rPr>
                <w:delText>OCI_</w:delText>
              </w:r>
            </w:del>
            <w:r>
              <w:rPr>
                <w:rFonts w:eastAsia="Calibri" w:cs="Calibri" w:ascii="Calibri" w:hAnsi="Calibri"/>
                <w:b w:val="false"/>
                <w:bCs w:val="false"/>
                <w:color w:val="000000"/>
                <w:sz w:val="20"/>
                <w:szCs w:val="20"/>
              </w:rPr>
              <w:t>DDL_Modules.c/.h)</w:t>
            </w:r>
          </w:p>
        </w:tc>
      </w:tr>
      <w:tr>
        <w:trPr/>
        <w:tc>
          <w:tcPr>
            <w:tcW w:w="4699" w:type="dxa"/>
            <w:tcBorders>
              <w:top w:val="single" w:sz="4" w:space="0" w:color="000000"/>
              <w:left w:val="single" w:sz="4" w:space="0" w:color="000000"/>
              <w:bottom w:val="single" w:sz="4" w:space="0" w:color="000000"/>
              <w:right w:val="single" w:sz="4" w:space="0" w:color="000000"/>
            </w:tcBorders>
          </w:tcPr>
          <w:p>
            <w:pPr>
              <w:pStyle w:val="Normal"/>
              <w:rPr/>
            </w:pPr>
            <w:r>
              <w:rPr/>
            </w:r>
          </w:p>
        </w:tc>
        <w:tc>
          <w:tcPr>
            <w:tcW w:w="4800" w:type="dxa"/>
            <w:tcBorders>
              <w:top w:val="single" w:sz="4" w:space="0" w:color="000000"/>
              <w:left w:val="single" w:sz="4" w:space="0" w:color="000000"/>
              <w:bottom w:val="single" w:sz="4" w:space="0" w:color="000000"/>
              <w:right w:val="single" w:sz="4" w:space="0" w:color="000000"/>
            </w:tcBorders>
          </w:tcPr>
          <w:p>
            <w:pPr>
              <w:pStyle w:val="Normal"/>
              <w:rPr/>
            </w:pPr>
            <w:del w:id="43" w:author="Claude" w:date="2026-09-27T12:00:00Z">
              <w:r>
                <w:rPr>
                  <w:rFonts w:eastAsia="Calibri" w:cs="Calibri" w:ascii="Calibri" w:hAnsi="Calibri"/>
                  <w:b w:val="false"/>
                  <w:bCs w:val="false"/>
                  <w:color w:val="000000"/>
                  <w:sz w:val="20"/>
                  <w:szCs w:val="20"/>
                </w:rPr>
                <w:delText>OCI_</w:delText>
              </w:r>
            </w:del>
            <w:r>
              <w:rPr>
                <w:rFonts w:eastAsia="Calibri" w:cs="Calibri" w:ascii="Calibri" w:hAnsi="Calibri"/>
                <w:b w:val="false"/>
                <w:bCs w:val="false"/>
                <w:color w:val="000000"/>
                <w:sz w:val="20"/>
                <w:szCs w:val="20"/>
              </w:rPr>
              <w:t>DDL_Execute_Module.c/.h (shared executor)</w:t>
            </w:r>
          </w:p>
        </w:tc>
      </w:tr>
    </w:tbl>
    <w:p>
      <w:pPr>
        <w:pStyle w:val="Heading1"/>
        <w:spacing w:before="400" w:after="200"/>
        <w:rPr/>
      </w:pPr>
      <w:r>
        <w:rPr/>
        <w:t>10. Transaction Semantics and Threading</w:t>
      </w:r>
    </w:p>
    <w:p>
      <w:pPr>
        <w:pStyle w:val="Normal"/>
        <w:spacing w:before="0" w:after="160"/>
        <w:rPr/>
      </w:pPr>
      <w:r>
        <w:rPr>
          <w:rFonts w:eastAsia="Calibri" w:cs="Calibri" w:ascii="Calibri" w:hAnsi="Calibri"/>
          <w:b w:val="false"/>
          <w:bCs w:val="false"/>
          <w:i w:val="false"/>
          <w:iCs w:val="false"/>
          <w:sz w:val="22"/>
          <w:szCs w:val="22"/>
        </w:rPr>
        <w:t>This is the section most worth reading before extending this module further.</w:t>
      </w:r>
    </w:p>
    <w:p>
      <w:pPr>
        <w:pStyle w:val="Heading3"/>
        <w:spacing w:before="200" w:after="100"/>
        <w:rPr/>
      </w:pPr>
      <w:r>
        <w:rPr/>
        <w:t>10.1  Oracle DDL auto-commits - unconditionally</w:t>
      </w:r>
    </w:p>
    <w:p>
      <w:pPr>
        <w:pStyle w:val="Normal"/>
        <w:spacing w:before="0" w:after="160"/>
        <w:rPr/>
      </w:pPr>
      <w:r>
        <w:rPr>
          <w:rFonts w:eastAsia="Calibri" w:cs="Calibri" w:ascii="Calibri" w:hAnsi="Calibri"/>
          <w:b w:val="false"/>
          <w:bCs w:val="false"/>
          <w:i w:val="false"/>
          <w:iCs w:val="false"/>
          <w:sz w:val="22"/>
          <w:szCs w:val="22"/>
        </w:rPr>
        <w:t>Every DDL statement issues an implicit commit before AND after execution, regardless of any transaction state, with no OCI flag or mode to suppress it. This makes DDL fundamentally incompatible with the client-managed transaction contract every other execute module in this codebase respects (INSERT/UPDATE/DELETE leave work uncommitted inside an open tx_begin()/tx_commit() unit so the client can batch and roll back atomically).</w:t>
      </w:r>
    </w:p>
    <w:p>
      <w:pPr>
        <w:pStyle w:val="Normal"/>
        <w:spacing w:before="0" w:after="160"/>
        <w:rPr/>
      </w:pPr>
      <w:r>
        <w:rPr>
          <w:rFonts w:eastAsia="Calibri" w:cs="Calibri" w:ascii="Calibri" w:hAnsi="Calibri"/>
          <w:b w:val="false"/>
          <w:bCs w:val="false"/>
          <w:i w:val="false"/>
          <w:iCs w:val="false"/>
          <w:sz w:val="22"/>
          <w:szCs w:val="22"/>
        </w:rPr>
        <w:t>execute_ddl_statement() therefore refuses to run at all when ctx-&gt;active_tx is set - a hard safety boundary, not a configurable option. Running DDL on a session with other pending DML inside an open managed transaction would silently and permanently commit that unrelated work, with no way for the client to still roll it back.</w:t>
      </w:r>
    </w:p>
    <w:p>
      <w:pPr>
        <w:pStyle w:val="Heading3"/>
        <w:spacing w:before="200" w:after="100"/>
        <w:rPr/>
      </w:pPr>
      <w:r>
        <w:rPr/>
        <w:t>10.2  transaction_required is a request-level flag, not per-operation</w:t>
      </w:r>
    </w:p>
    <w:p>
      <w:pPr>
        <w:pStyle w:val="Normal"/>
        <w:spacing w:before="0" w:after="160"/>
        <w:rPr/>
      </w:pPr>
      <w:r>
        <w:rPr>
          <w:rFonts w:eastAsia="Calibri" w:cs="Calibri" w:ascii="Calibri" w:hAnsi="Calibri"/>
          <w:b w:val="false"/>
          <w:bCs w:val="false"/>
          <w:i w:val="false"/>
          <w:iCs w:val="false"/>
          <w:sz w:val="22"/>
          <w:szCs w:val="22"/>
        </w:rPr>
        <w:t>&lt;transaction required="1"&gt; causes dispatcher.c to call tx_begin() once, before its operation loop, and ctx-&gt;active_tx stays set for every operation in that request - not just the first, and not scoped per-operation. A request with ten CREATE operations and ten DROP operations under required="1" would see every one of the twenty refused by the guard above, not just some of them. All DDL test fixtures use required="0" for this reason (Section 13).</w:t>
      </w:r>
    </w:p>
    <w:p>
      <w:pPr>
        <w:pStyle w:val="Heading3"/>
        <w:spacing w:before="200" w:after="100"/>
        <w:rPr/>
      </w:pPr>
      <w:r>
        <w:rPr/>
        <w:t>10.3  No atomicity across a multi-operation DDL batch</w:t>
      </w:r>
    </w:p>
    <w:p>
      <w:pPr>
        <w:pStyle w:val="Normal"/>
        <w:spacing w:before="0" w:after="160"/>
        <w:rPr/>
      </w:pPr>
      <w:r>
        <w:rPr>
          <w:rFonts w:eastAsia="Calibri" w:cs="Calibri" w:ascii="Calibri" w:hAnsi="Calibri"/>
          <w:b w:val="false"/>
          <w:bCs w:val="false"/>
          <w:i w:val="false"/>
          <w:iCs w:val="false"/>
          <w:sz w:val="22"/>
          <w:szCs w:val="22"/>
        </w:rPr>
        <w:t>With required="0" (the only way DDL can run at all), each operation in a request executes and auto-commits independently. If operation 5 of 10 fails, operations 1-4 already executed for real with nothing to roll them back, and operations 6-10 never run. This is an inherent Oracle constraint, not a limitation of this codebase's transaction handling.</w:t>
      </w:r>
    </w:p>
    <w:p>
      <w:pPr>
        <w:pStyle w:val="Heading3"/>
        <w:spacing w:before="200" w:after="100"/>
        <w:rPr/>
      </w:pPr>
      <w:r>
        <w:rPr/>
        <w:t>10.4  Operation ordering within one request IS guaranteed</w:t>
      </w:r>
    </w:p>
    <w:p>
      <w:pPr>
        <w:pStyle w:val="Normal"/>
        <w:spacing w:before="0" w:after="160"/>
        <w:rPr/>
      </w:pPr>
      <w:r>
        <w:rPr>
          <w:rFonts w:eastAsia="Calibri" w:cs="Calibri" w:ascii="Calibri" w:hAnsi="Calibri"/>
          <w:b w:val="false"/>
          <w:bCs w:val="false"/>
          <w:i w:val="false"/>
          <w:iCs w:val="false"/>
          <w:sz w:val="22"/>
          <w:szCs w:val="22"/>
        </w:rPr>
        <w:t>Level 1 parses each &lt;operation&gt; independently with its own type attribute (no type-uniformity constraint across a request), and dispatcher.c's operation loop processes them strictly in file order. A single request with CREATE_TABLE, CREATE_USER, GRANT, CREATE_VIEW, and CREATE_PROCEDURE as five operations is guaranteed to run in that order - this is the correct way to express a dependency chain (e.g. a CREATE_PROCEDURE body referencing a table from an earlier CREATE_TABLE in the same request), rather than dropping five separate single-operation files into a watched directory and hoping they are picked up in the right order (Section 13).</w:t>
      </w:r>
    </w:p>
    <w:p>
      <w:pPr>
        <w:pStyle w:val="Heading1"/>
        <w:spacing w:before="400" w:after="200"/>
        <w:rPr/>
      </w:pPr>
      <w:r>
        <w:rPr/>
        <w:t>11. Open Questions / Deferred</w:t>
      </w:r>
    </w:p>
    <w:p>
      <w:pPr>
        <w:pStyle w:val="ListParagraph"/>
        <w:numPr>
          <w:ilvl w:val="0"/>
          <w:numId w:val="1"/>
        </w:numPr>
        <w:spacing w:before="0" w:after="100"/>
        <w:rPr/>
      </w:pPr>
      <w:r>
        <w:rPr>
          <w:rFonts w:eastAsia="Calibri" w:cs="Calibri" w:ascii="Calibri" w:hAnsi="Calibri"/>
          <w:sz w:val="22"/>
          <w:szCs w:val="22"/>
        </w:rPr>
        <w:t>Describe capability - returning an object's current DDL before acting on it. Original proposal scope, deferred 06-Sep.</w:t>
      </w:r>
    </w:p>
    <w:p>
      <w:pPr>
        <w:pStyle w:val="ListParagraph"/>
        <w:numPr>
          <w:ilvl w:val="0"/>
          <w:numId w:val="1"/>
        </w:numPr>
        <w:spacing w:before="0" w:after="100"/>
        <w:rPr/>
      </w:pPr>
      <w:r>
        <w:rPr>
          <w:rFonts w:eastAsia="Calibri" w:cs="Calibri" w:ascii="Calibri" w:hAnsi="Calibri"/>
          <w:sz w:val="22"/>
          <w:szCs w:val="22"/>
        </w:rPr>
        <w:t>USER_ERRORS lookup on CREATE PROCEDURE/VIEW/TRIGGER compile failure. ORA-24344 is a generic wrapper; the real compiler diagnostic (line/position/text) lives in Oracle's USER_ERRORS view and is not currently queried. Offered during CREATE_PROCEDURE debugging (08-Sep) and explicitly declined for now - Terry is querying USER_ERRORS manually as needed.</w:t>
      </w:r>
    </w:p>
    <w:p>
      <w:pPr>
        <w:pStyle w:val="ListParagraph"/>
        <w:numPr>
          <w:ilvl w:val="0"/>
          <w:numId w:val="1"/>
        </w:numPr>
        <w:spacing w:before="0" w:after="100"/>
        <w:rPr/>
      </w:pPr>
      <w:r>
        <w:rPr>
          <w:rFonts w:eastAsia="Calibri" w:cs="Calibri" w:ascii="Calibri" w:hAnsi="Calibri"/>
          <w:sz w:val="22"/>
          <w:szCs w:val="22"/>
        </w:rPr>
        <w:t>File Consumer scan/enqueue/rename race condition. If the directory-scan poll interval is shorter than one full enqueue-dispatch-rename cycle, the same file can be picked up and processed more than once before it is moved out of Input_*. Observed directly during DDL execute-stage testing (07-Sep) as duplicate, interleaved operation runs under a single sid. Confirmed as a real, separate infrastructure issue in file_consumer.c, explicitly left for Terry to investigate on its own rather than fixed as part of this module.</w:t>
      </w:r>
    </w:p>
    <w:p>
      <w:pPr>
        <w:pStyle w:val="ListParagraph"/>
        <w:numPr>
          <w:ilvl w:val="0"/>
          <w:numId w:val="1"/>
        </w:numPr>
        <w:spacing w:before="0" w:after="100"/>
        <w:rPr/>
      </w:pPr>
      <w:r>
        <w:rPr>
          <w:rFonts w:eastAsia="Calibri" w:cs="Calibri" w:ascii="Calibri" w:hAnsi="Calibri"/>
          <w:sz w:val="22"/>
          <w:szCs w:val="22"/>
        </w:rPr>
        <w:t>CREATE SEQUENCE is not a supported operation. A CREATE_PROCEDURE test fixture originally referenced a sequence (MIGRATION_LOG_SEQ) that was never created anywhere in the project - fixed by making the procedure body self-contained (SELECT NVL(MAX(id),0)+1 pattern) rather than by adding sequence support.</w:t>
      </w:r>
    </w:p>
    <w:p>
      <w:pPr>
        <w:pStyle w:val="Heading1"/>
        <w:spacing w:before="400" w:after="200"/>
        <w:rPr/>
      </w:pPr>
      <w:r>
        <w:rPr/>
        <w:t>12. Lessons Learned</w:t>
      </w:r>
    </w:p>
    <w:p>
      <w:pPr>
        <w:pStyle w:val="Normal"/>
        <w:spacing w:before="0" w:after="160"/>
        <w:rPr/>
      </w:pPr>
      <w:r>
        <w:rPr>
          <w:rFonts w:eastAsia="Calibri" w:cs="Calibri" w:ascii="Calibri" w:hAnsi="Calibri"/>
          <w:b w:val="false"/>
          <w:bCs w:val="false"/>
          <w:i w:val="false"/>
          <w:iCs w:val="false"/>
          <w:sz w:val="22"/>
          <w:szCs w:val="22"/>
        </w:rPr>
        <w:t>Six genuine bugs were found and fixed during this module's build and execute-stage testing. Recorded here specifically so the next person extending this module (or writing the next one) does not rediscover them the hard way.</w:t>
      </w:r>
    </w:p>
    <w:p>
      <w:pPr>
        <w:pStyle w:val="Heading2"/>
        <w:spacing w:before="300" w:after="150"/>
        <w:rPr/>
      </w:pPr>
      <w:r>
        <w:rPr/>
        <w:t>12.1  Trailing semicolons: right for five operations, wrong for one</w:t>
      </w:r>
    </w:p>
    <w:p>
      <w:pPr>
        <w:pStyle w:val="Normal"/>
        <w:spacing w:before="0" w:after="160"/>
        <w:rPr/>
      </w:pPr>
      <w:r>
        <w:rPr>
          <w:rFonts w:eastAsia="Calibri" w:cs="Calibri" w:ascii="Calibri" w:hAnsi="Calibri"/>
          <w:b w:val="false"/>
          <w:bCs w:val="false"/>
          <w:i w:val="false"/>
          <w:iCs w:val="false"/>
          <w:sz w:val="22"/>
          <w:szCs w:val="22"/>
        </w:rPr>
        <w:t>Every build_&lt;op&gt;_ddl_text() appends a trailing ';' for human-readable display - the SQL*Plus convention. OCIStmtPrepare2/OCIStmtExecute execute exactly one statement and reject that trailing terminator, with the specific Oracle error depending on grammar context: ORA-03048 for GRANT/CREATE VIEW/DROP TABLE, ORA-00922 for CREATE TABLE and CREATE USER. The fix - strip exactly one trailing ';' plus whitespace before execution - was applied universally in execute_ddl_statement() and initially believed to be a complete fix.</w:t>
      </w:r>
    </w:p>
    <w:p>
      <w:pPr>
        <w:pStyle w:val="Normal"/>
        <w:spacing w:before="0" w:after="160"/>
        <w:rPr/>
      </w:pPr>
      <w:r>
        <w:rPr>
          <w:rFonts w:eastAsia="Calibri" w:cs="Calibri" w:ascii="Calibri" w:hAnsi="Calibri"/>
          <w:b w:val="false"/>
          <w:bCs w:val="false"/>
          <w:i w:val="false"/>
          <w:iCs w:val="false"/>
          <w:sz w:val="22"/>
          <w:szCs w:val="22"/>
        </w:rPr>
        <w:t>It was not. CREATE PROCEDURE's trailing ';' - the one after END &lt;procedure_name&gt; - is not an optional terminator, it is the syntactically mandatory close of the PL/SQL block. Stripping it left the compiler waiting for a semicolon that never arrived, producing PLS-00103 ("encountered end-of-file when expecting ;") - a failure that looked identical in the application log to every other DDL failure (a generic OCI error from execute_ddl_statement()) until the actual USER_ERRORS text was pulled directly from Oracle. The fix: execute_ddl_statement() now takes an explicit is_plsql_block flag (Section 6.7 table) - CREATE_PROCEDURE is the only caller that passes 1.</w:t>
      </w:r>
    </w:p>
    <w:p>
      <w:pPr>
        <w:pStyle w:val="Normal"/>
        <w:spacing w:before="0" w:after="160"/>
        <w:rPr/>
      </w:pPr>
      <w:r>
        <w:rPr>
          <w:rFonts w:eastAsia="Calibri" w:cs="Calibri" w:ascii="Calibri" w:hAnsi="Calibri"/>
          <w:b w:val="false"/>
          <w:bCs w:val="false"/>
          <w:i w:val="false"/>
          <w:iCs w:val="false"/>
          <w:sz w:val="22"/>
          <w:szCs w:val="22"/>
        </w:rPr>
        <w:t>Takeaway: a "single statement, single trailing terminator" assumption does not hold for PL/SQL block statements (CREATE PROCEDURE/FUNCTION/TRIGGER/PACKAGE). Any future DDL operation with a BEGIN...END body needs the same is_plsql_block=1 treatment.</w:t>
      </w:r>
    </w:p>
    <w:p>
      <w:pPr>
        <w:pStyle w:val="Heading2"/>
        <w:spacing w:before="300" w:after="150"/>
        <w:rPr/>
      </w:pPr>
      <w:r>
        <w:rPr/>
        <w:t>12.2  CREATE USER with roles is secretly two statements</w:t>
      </w:r>
    </w:p>
    <w:p>
      <w:pPr>
        <w:pStyle w:val="Normal"/>
        <w:spacing w:before="0" w:after="160"/>
        <w:rPr/>
      </w:pPr>
      <w:r>
        <w:rPr>
          <w:rFonts w:eastAsia="Calibri" w:cs="Calibri" w:ascii="Calibri" w:hAnsi="Calibri"/>
          <w:b w:val="false"/>
          <w:bCs w:val="false"/>
          <w:i w:val="false"/>
          <w:iCs w:val="false"/>
          <w:sz w:val="22"/>
          <w:szCs w:val="22"/>
        </w:rPr>
        <w:t>build_create_user_ddl_text() concatenates CREATE USER ...; and GRANT role1, role2 TO user; when roles are given - a natural way to express "create this user with these initial roles" as readable DDL text, but two separate top-level SQL statements. OCI's single-statement prepare/execute cannot run both in one call, semicolon-stripping or not. Fixed by having dispatch_create_user_new() execute the two statements as two separate execute_ddl_statement() calls, with an aggregated result that says explicitly if CREATE USER succeeded but the role grant failed - since at that point the user already exists and there is no rolling it back.</w:t>
      </w:r>
    </w:p>
    <w:p>
      <w:pPr>
        <w:pStyle w:val="Heading2"/>
        <w:spacing w:before="300" w:after="150"/>
        <w:rPr/>
      </w:pPr>
      <w:r>
        <w:rPr/>
        <w:t>12.3  Symbol name collisions with the existing codebase</w:t>
      </w:r>
    </w:p>
    <w:p>
      <w:pPr>
        <w:pStyle w:val="Normal"/>
        <w:spacing w:before="0" w:after="160"/>
        <w:rPr/>
      </w:pPr>
      <w:r>
        <w:rPr>
          <w:rFonts w:eastAsia="Calibri" w:cs="Calibri" w:ascii="Calibri" w:hAnsi="Calibri"/>
          <w:b w:val="false"/>
          <w:bCs w:val="false"/>
          <w:i w:val="false"/>
          <w:iCs w:val="false"/>
          <w:sz w:val="22"/>
          <w:szCs w:val="22"/>
        </w:rPr>
        <w:t>Two build failures came from generic names already taken elsewhere: MAX_TABLE_COLUMNS (this module's CREATE_TABLE limit of 64, colliding with OCI_Table_Metadata_Module.h's pre-existing 1024) and procedure_param_t (this module's CREATE_PROCEDURE parameter struct, colliding with OCI_Execute_Procedure_Module.h's unrelated EXECUTE_PROCEDURE struct of the same name). Renamed to DDL_MAX_TABLE_COLUMNS and ddl_procedure_param_t respectively. A full symbol sweep against the rest of the codebase (every typedef/macro this module exports, grepped against every other project file) was added as a standard step after this and found no further collisions.</w:t>
      </w:r>
    </w:p>
    <w:p>
      <w:pPr>
        <w:pStyle w:val="Heading2"/>
        <w:spacing w:before="300" w:after="150"/>
        <w:rPr/>
      </w:pPr>
      <w:r>
        <w:rPr/>
        <w:t>12.4  Test fixtures used a schema that does not exist</w:t>
      </w:r>
    </w:p>
    <w:p>
      <w:pPr>
        <w:pStyle w:val="Normal"/>
        <w:spacing w:before="0" w:after="160"/>
        <w:rPr/>
      </w:pPr>
      <w:r>
        <w:rPr>
          <w:rFonts w:eastAsia="Calibri" w:cs="Calibri" w:ascii="Calibri" w:hAnsi="Calibri"/>
          <w:b w:val="false"/>
          <w:bCs w:val="false"/>
          <w:i w:val="false"/>
          <w:iCs w:val="false"/>
          <w:sz w:val="22"/>
          <w:szCs w:val="22"/>
        </w:rPr>
        <w:t>Early test fixtures used HR as the owner/schema - the classic Oracle sample schema name - which does not exist in this project's actual test instance (unit_test.ini's real test_table_owner is DATA_MANAGER). This produced a cluster of ORA-01917/ORA-01918/ORA-00942 failures that looked like code bugs but were purely fixture data problems. Fixed by retargeting every fixture at DATA_MANAGER and the project's real fixture table, DATA_MANAGER.OCI_FIELD_TEST (Create_Oracle_Test_Table.txt), rather than inventing fictional tables.</w:t>
      </w:r>
    </w:p>
    <w:p>
      <w:pPr>
        <w:pStyle w:val="Heading2"/>
        <w:spacing w:before="300" w:after="150"/>
        <w:rPr/>
      </w:pPr>
      <w:r>
        <w:rPr/>
        <w:t>12.5  transaction_required=1 silently blocks all DDL</w:t>
      </w:r>
    </w:p>
    <w:p>
      <w:pPr>
        <w:pStyle w:val="Normal"/>
        <w:spacing w:before="0" w:after="160"/>
        <w:rPr/>
      </w:pPr>
      <w:r>
        <w:rPr>
          <w:rFonts w:eastAsia="Calibri" w:cs="Calibri" w:ascii="Calibri" w:hAnsi="Calibri"/>
          <w:b w:val="false"/>
          <w:bCs w:val="false"/>
          <w:i w:val="false"/>
          <w:iCs w:val="false"/>
          <w:sz w:val="22"/>
          <w:szCs w:val="22"/>
        </w:rPr>
        <w:t>Every DDL test fixture was originally written with &lt;transaction required="1"&gt;, following the pattern seen in INSERT test fixtures. This causes dispatcher.c to call tx_begin() and set ctx-&gt;active_tx before any operation runs - which execute_ddl_statement()'s auto-commit safety guard (Section 10.1) then correctly refuses. The refusal was initially misdiagnosed as a File Consumer vs. HTTP Consumer vs. Tier-3-test-harness difference; it is neither - it is the required flag on the request envelope itself, independent of which consumer processes it. All fixtures now use required="0".</w:t>
      </w:r>
    </w:p>
    <w:p>
      <w:pPr>
        <w:pStyle w:val="Heading2"/>
        <w:spacing w:before="300" w:after="150"/>
        <w:rPr/>
      </w:pPr>
      <w:r>
        <w:rPr/>
        <w:t>12.6  Duplicate processing from a File Consumer race</w:t>
      </w:r>
    </w:p>
    <w:p>
      <w:pPr>
        <w:pStyle w:val="Normal"/>
        <w:spacing w:before="0" w:after="160"/>
        <w:rPr/>
      </w:pPr>
      <w:r>
        <w:rPr>
          <w:rFonts w:eastAsia="Calibri" w:cs="Calibri" w:ascii="Calibri" w:hAnsi="Calibri"/>
          <w:b w:val="false"/>
          <w:bCs w:val="false"/>
          <w:i w:val="false"/>
          <w:iCs w:val="false"/>
          <w:sz w:val="22"/>
          <w:szCs w:val="22"/>
        </w:rPr>
        <w:t>A single dropped file produced multiple interleaved validate/execute passes of the same operations under one sid within milliseconds. Traced to file_consumer.c renaming a processed file out of Input_* only after enqueueing it, not before - if the directory-scan poll interval is shorter than one full enqueue-dispatch-rename cycle, the same still-present file can be picked up again. Confirmed as a genuine, separate infrastructure issue and explicitly left out of this module's scope (Section 11).</w:t>
      </w:r>
    </w:p>
    <w:p>
      <w:pPr>
        <w:pStyle w:val="Heading2"/>
        <w:spacing w:before="300" w:after="150"/>
        <w:rPr/>
      </w:pPr>
      <w:r>
        <w:rPr/>
        <w:t>12.7  Extending a shared driver function touches every existing caller, not just the new one</w:t>
      </w:r>
    </w:p>
    <w:p>
      <w:pPr>
        <w:pStyle w:val="Normal"/>
        <w:spacing w:before="0" w:after="160"/>
        <w:rPr/>
      </w:pPr>
      <w:r>
        <w:rPr>
          <w:rFonts w:eastAsia="Calibri" w:cs="Calibri" w:ascii="Calibri" w:hAnsi="Calibri"/>
          <w:b w:val="false"/>
          <w:bCs w:val="false"/>
          <w:i w:val="false"/>
          <w:iCs w:val="false"/>
          <w:sz w:val="22"/>
          <w:szCs w:val="22"/>
        </w:rPr>
        <w:t>The driver-abstraction pass (2026-09-22, not part of this module's original build - see its own section elsewhere in this document, or the CRUD Execute Modules Reference document's own DDL entry, for the full account) needed dml_execute() - the same shared function DELETE and UPDATE already used successfully - to also hand back the real Oracle error text on failure, since this module's own callers embed that text directly in the client-facing response, unlike every other caller of that function. The two new parameters (out_error_message, out_error_message_size) were designed to be optional - NULL-able, no behaviour change for an existing caller that passes NULL.</w:t>
      </w:r>
    </w:p>
    <w:p>
      <w:pPr>
        <w:pStyle w:val="Normal"/>
        <w:spacing w:before="0" w:after="160"/>
        <w:rPr/>
      </w:pPr>
      <w:r>
        <w:rPr>
          <w:rFonts w:eastAsia="Calibri" w:cs="Calibri" w:ascii="Calibri" w:hAnsi="Calibri"/>
          <w:b w:val="false"/>
          <w:bCs w:val="false"/>
          <w:i w:val="false"/>
          <w:iCs w:val="false"/>
          <w:sz w:val="22"/>
          <w:szCs w:val="22"/>
        </w:rPr>
        <w:t>What "optional" did not mean, and very nearly got missed: C has no default-argument mechanism. Widening a function pointer's own type signature is a real, breaking change to every existing call site, even when the new parameters are semantically optional - every call already written against the old, shorter signature would have failed to compile the moment the header changed, regardless of whether that caller cared about the new capability at all. Six real call sites across the already-integrated project (DELETE's own real integration, and both DELETE's and UPDATE's own standalone test harnesses) needed updating before the change was genuinely complete - found and fixed before calling the header change done, not discovered later via a build failure elsewhere. Worth remembering for any future extension of a shared driver function: "optional" is a runtime property of the parameter, not a compile-time exemption from providing it at every call site.</w:t>
      </w:r>
    </w:p>
    <w:p>
      <w:pPr>
        <w:pStyle w:val="Normal"/>
        <w:spacing w:before="0" w:after="160"/>
        <w:rPr/>
      </w:pPr>
      <w:r>
        <w:rPr>
          <w:rFonts w:eastAsia="Calibri" w:cs="Calibri" w:ascii="Calibri" w:hAnsi="Calibri"/>
          <w:b w:val="false"/>
          <w:bCs w:val="false"/>
          <w:i w:val="false"/>
          <w:iCs w:val="false"/>
          <w:sz w:val="22"/>
          <w:szCs w:val="22"/>
        </w:rPr>
        <w:t>A smaller, related, and genuinely harmless side effect worth a line rather than hiding it: every DDL failure now logs its own error text twice (once from the driver's own internal logging, once from execute_ddl_statement()'s own "FAILED" summary line, which now also carries the same text via the new parameter pair) where the old CHECK_OCI_DDL macro only ever produced the latter. Confirmed via direct before/after comparison to be pure logging verbosity, not a functional change - identical operation counts, identical success/failure outcomes, identical error codes across a real, comprehensive before/after run. Left as-is by deliberate choice.</w:t>
      </w:r>
    </w:p>
    <w:p>
      <w:pPr>
        <w:pStyle w:val="Heading2"/>
        <w:spacing w:before="300" w:after="150"/>
        <w:rPr/>
      </w:pPr>
      <w:r>
        <w:rPr/>
        <w:t>12.8  A fast failure is not the same thing as a real timeout</w:t>
      </w:r>
    </w:p>
    <w:p>
      <w:pPr>
        <w:pStyle w:val="Normal"/>
        <w:spacing w:before="0" w:after="160"/>
        <w:rPr/>
      </w:pPr>
      <w:r>
        <w:rPr>
          <w:rFonts w:eastAsia="Calibri" w:cs="Calibri" w:ascii="Calibri" w:hAnsi="Calibri"/>
          <w:b w:val="false"/>
          <w:bCs w:val="false"/>
          <w:i w:val="false"/>
          <w:iCs w:val="false"/>
          <w:sz w:val="22"/>
          <w:szCs w:val="22"/>
        </w:rPr>
        <w:t>During this same pass's own before/after comparison, a DROP VIEW call in the standalone test harness failed with ORA-12609 ("TNS: Receive timeout occurred") on an otherwise clean run - the kind of error that invites an immediate assumption of a connection-handling bug in the new integration, especially arriving right after a genuine, unrelated bug had already been found and fixed earlier in the same session.</w:t>
      </w:r>
    </w:p>
    <w:p>
      <w:pPr>
        <w:pStyle w:val="Normal"/>
        <w:spacing w:before="0" w:after="160"/>
        <w:rPr/>
      </w:pPr>
      <w:r>
        <w:rPr>
          <w:rFonts w:eastAsia="Calibri" w:cs="Calibri" w:ascii="Calibri" w:hAnsi="Calibri"/>
          <w:b w:val="false"/>
          <w:bCs w:val="false"/>
          <w:i w:val="false"/>
          <w:iCs w:val="false"/>
          <w:sz w:val="22"/>
          <w:szCs w:val="22"/>
        </w:rPr>
        <w:t>Checking the actual timestamps first, before assuming either way, told a different story: the failure arrived roughly 83 milliseconds after the statement began executing, against this deployment's own configured network_read_write_timeout of 60 seconds - a real, full timeout would have taken roughly 700 times longer to surface than this one did. A wait-and-give-up timeout and an already-dead socket returning a fast, low-level error look identical in an error message, but not in their timing. The person running the test had independently noticed a WiFi reconnection prompt around the same moment; a clean re-run afterward passed without incident.</w:t>
      </w:r>
    </w:p>
    <w:p>
      <w:pPr>
        <w:pStyle w:val="Normal"/>
        <w:spacing w:before="0" w:after="160"/>
        <w:rPr/>
      </w:pPr>
      <w:r>
        <w:rPr>
          <w:rFonts w:eastAsia="Calibri" w:cs="Calibri" w:ascii="Calibri" w:hAnsi="Calibri"/>
          <w:b w:val="false"/>
          <w:bCs w:val="false"/>
          <w:i w:val="false"/>
          <w:iCs w:val="false"/>
          <w:sz w:val="22"/>
          <w:szCs w:val="22"/>
        </w:rPr>
        <w:t>The general lesson, not specific to this module: when a timeout-shaped error appears, comparing its actual elapsed time against the relevant configured timeout value is a cheap, fast way to tell a genuine wait-and-fail from an already-broken connection surfacing quickly - worth doing before assuming new code is at fault, and before spending effort investigating the wrong layer entirely.</w:t>
      </w:r>
    </w:p>
    <w:p>
      <w:pPr>
        <w:pStyle w:val="Heading1"/>
        <w:spacing w:before="400" w:after="200"/>
        <w:rPr/>
      </w:pPr>
      <w:r>
        <w:rPr/>
        <w:t>13. References</w:t>
      </w:r>
    </w:p>
    <w:p>
      <w:pPr>
        <w:pStyle w:val="ListParagraph"/>
        <w:numPr>
          <w:ilvl w:val="0"/>
          <w:numId w:val="1"/>
        </w:numPr>
        <w:spacing w:before="0" w:after="100"/>
        <w:rPr/>
      </w:pPr>
      <w:r>
        <w:rPr>
          <w:rFonts w:eastAsia="Calibri" w:cs="Calibri" w:ascii="Calibri" w:hAnsi="Calibri"/>
          <w:sz w:val="22"/>
          <w:szCs w:val="22"/>
        </w:rPr>
        <w:t xml:space="preserve">OCI_DDL_Create_User_Module.h/.c, OCI_DDL_Grant_Module.h/.c, OCI_DDL_Create_Table_Module.h/.c, OCI_DDL_Drop_Table_Module.h/.c, OCI_DDL_Create_View_Module.h/.c, OCI_DDL_Create_Procedure_Module.h/.c, </w:t>
      </w:r>
      <w:del w:id="44" w:author="Claude" w:date="2026-09-27T12:00:00Z">
        <w:r>
          <w:rPr>
            <w:rFonts w:eastAsia="Calibri" w:cs="Calibri" w:ascii="Calibri" w:hAnsi="Calibri"/>
            <w:sz w:val="22"/>
            <w:szCs w:val="22"/>
          </w:rPr>
          <w:delText>OCI_</w:delText>
        </w:r>
      </w:del>
      <w:r>
        <w:rPr>
          <w:rFonts w:eastAsia="Calibri" w:cs="Calibri" w:ascii="Calibri" w:hAnsi="Calibri"/>
          <w:sz w:val="22"/>
          <w:szCs w:val="22"/>
        </w:rPr>
        <w:t>DDL_Execute_Module.h/.c</w:t>
      </w:r>
    </w:p>
    <w:p>
      <w:pPr>
        <w:pStyle w:val="ListParagraph"/>
        <w:numPr>
          <w:ilvl w:val="0"/>
          <w:numId w:val="1"/>
        </w:numPr>
        <w:spacing w:before="0" w:after="100"/>
        <w:rPr/>
      </w:pPr>
      <w:del w:id="45" w:author="Claude" w:date="2026-09-27T12:00:00Z">
        <w:r>
          <w:rPr>
            <w:rFonts w:eastAsia="Calibri" w:cs="Calibri" w:ascii="Calibri" w:hAnsi="Calibri"/>
            <w:sz w:val="22"/>
            <w:szCs w:val="22"/>
          </w:rPr>
          <w:delText>OCI_</w:delText>
        </w:r>
      </w:del>
      <w:r>
        <w:rPr>
          <w:rFonts w:eastAsia="Calibri" w:cs="Calibri" w:ascii="Calibri" w:hAnsi="Calibri"/>
          <w:sz w:val="22"/>
          <w:szCs w:val="22"/>
        </w:rPr>
        <w:t xml:space="preserve">Request_Response_Types.h, </w:t>
      </w:r>
      <w:del w:id="46" w:author="Claude" w:date="2026-09-27T12:00:00Z">
        <w:r>
          <w:rPr>
            <w:rFonts w:eastAsia="Calibri" w:cs="Calibri" w:ascii="Calibri" w:hAnsi="Calibri"/>
            <w:sz w:val="22"/>
            <w:szCs w:val="22"/>
          </w:rPr>
          <w:delText>OCI_</w:delText>
        </w:r>
      </w:del>
      <w:r>
        <w:rPr>
          <w:rFonts w:eastAsia="Calibri" w:cs="Calibri" w:ascii="Calibri" w:hAnsi="Calibri"/>
          <w:sz w:val="22"/>
          <w:szCs w:val="22"/>
        </w:rPr>
        <w:t xml:space="preserve">Level1_Parser.c, </w:t>
      </w:r>
      <w:del w:id="47" w:author="Claude" w:date="2026-09-27T12:00:00Z">
        <w:r>
          <w:rPr>
            <w:rFonts w:eastAsia="Calibri" w:cs="Calibri" w:ascii="Calibri" w:hAnsi="Calibri"/>
            <w:sz w:val="22"/>
            <w:szCs w:val="22"/>
          </w:rPr>
          <w:delText>OCI_</w:delText>
        </w:r>
      </w:del>
      <w:r>
        <w:rPr>
          <w:rFonts w:eastAsia="Calibri" w:cs="Calibri" w:ascii="Calibri" w:hAnsi="Calibri"/>
          <w:sz w:val="22"/>
          <w:szCs w:val="22"/>
        </w:rPr>
        <w:t>Level2_Parser.c/.h, dispatcher.c - all extended, not replaced</w:t>
      </w:r>
    </w:p>
    <w:p>
      <w:pPr>
        <w:pStyle w:val="ListParagraph"/>
        <w:numPr>
          <w:ilvl w:val="0"/>
          <w:numId w:val="1"/>
        </w:numPr>
        <w:spacing w:before="0" w:after="100"/>
        <w:rPr/>
      </w:pPr>
      <w:r>
        <w:rPr>
          <w:rFonts w:eastAsia="Calibri" w:cs="Calibri" w:ascii="Calibri" w:hAnsi="Calibri"/>
          <w:sz w:val="22"/>
          <w:szCs w:val="22"/>
        </w:rPr>
        <w:t>Unit_Test_CreateUser_Round_1/2, Unit_Test_Grant_Round_1/2, Unit_Test_CreateTable_Round_1/2, Unit_Test_DropTable_Round_1/2/3/4, Unit_Test_CreateView_Round_1/2, Unit_Test_CreateProcedure_Round_1/2 (XML and JSON pairs)</w:t>
      </w:r>
    </w:p>
    <w:p>
      <w:pPr>
        <w:pStyle w:val="ListParagraph"/>
        <w:numPr>
          <w:ilvl w:val="0"/>
          <w:numId w:val="1"/>
        </w:numPr>
        <w:spacing w:before="0" w:after="100"/>
        <w:rPr/>
      </w:pPr>
      <w:r>
        <w:rPr>
          <w:rFonts w:eastAsia="Calibri" w:cs="Calibri" w:ascii="Calibri" w:hAnsi="Calibri"/>
          <w:sz w:val="22"/>
          <w:szCs w:val="22"/>
        </w:rPr>
        <w:t>Unit_Test_DDL_Sequence_Round_1 - combined, ordered, multi-operation request demonstrating Section 10.4</w:t>
      </w:r>
    </w:p>
    <w:p>
      <w:pPr>
        <w:pStyle w:val="ListParagraph"/>
        <w:numPr>
          <w:ilvl w:val="0"/>
          <w:numId w:val="1"/>
        </w:numPr>
        <w:spacing w:before="0" w:after="100"/>
        <w:rPr/>
      </w:pPr>
      <w:r>
        <w:rPr>
          <w:rFonts w:eastAsia="Calibri" w:cs="Calibri" w:ascii="Calibri" w:hAnsi="Calibri"/>
          <w:sz w:val="22"/>
          <w:szCs w:val="22"/>
        </w:rPr>
        <w:t>Create_Oracle_Test_Table.txt - DATA_MANAGER.OCI_FIELD_TEST, the real fixture table used by GRANT/CREATE_VIEW test fixtures</w:t>
      </w:r>
    </w:p>
    <w:p>
      <w:pPr>
        <w:pStyle w:val="ListParagraph"/>
        <w:numPr>
          <w:ilvl w:val="0"/>
          <w:numId w:val="1"/>
        </w:numPr>
        <w:spacing w:before="0" w:after="100"/>
        <w:rPr/>
      </w:pPr>
      <w:r>
        <w:rPr>
          <w:rFonts w:eastAsia="Calibri" w:cs="Calibri" w:ascii="Calibri" w:hAnsi="Calibri"/>
          <w:sz w:val="22"/>
          <w:szCs w:val="22"/>
        </w:rPr>
        <w:t>unit_test.ini - test_table_owner=DATA_MANAGER, the actual test schema</w:t>
      </w:r>
    </w:p>
    <w:p>
      <w:pPr>
        <w:pStyle w:val="ListParagraph"/>
        <w:numPr>
          <w:ilvl w:val="0"/>
          <w:numId w:val="1"/>
        </w:numPr>
        <w:spacing w:before="0" w:after="100"/>
        <w:rPr/>
      </w:pPr>
      <w:r>
        <w:rPr>
          <w:rFonts w:eastAsia="Calibri" w:cs="Calibri" w:ascii="Calibri" w:hAnsi="Calibri"/>
          <w:sz w:val="22"/>
          <w:szCs w:val="22"/>
        </w:rPr>
        <w:t>Independent_ddl_Module_Proposal_03SEP.docx - the original proposal this document formalizes</w:t>
      </w:r>
    </w:p>
    <w:p>
      <w:pPr>
        <w:pStyle w:val="Heading1"/>
        <w:spacing w:before="400" w:after="200"/>
        <w:rPr>
          <w:ins w:id="49" w:author="Claude" w:date="2026-09-27T12:00:00Z"/>
        </w:rPr>
      </w:pPr>
      <w:ins w:id="48" w:author="Claude" w:date="2026-09-27T12:00:00Z">
        <w:r>
          <w:rPr/>
          <w:t>14. Appendix - File Name Mapping (2026-09-27)</w:t>
        </w:r>
      </w:ins>
    </w:p>
    <w:p>
      <w:pPr>
        <w:pStyle w:val="Normal"/>
        <w:spacing w:before="0" w:after="300"/>
        <w:rPr/>
      </w:pPr>
      <w:ins w:id="50" w:author="Claude" w:date="2026-09-27T12:00:00Z">
        <w:r>
          <w:rPr/>
          <w:t>Every file this document refers to that was renamed on 2026-09-27, as part of the DataSol_Gateway rename. The references above already use the new names; this table exists so older logs, commit messages and archived copies of this document can still be matched up.</w:t>
        </w:r>
      </w:ins>
    </w:p>
    <w:tbl>
      <w:tblPr>
        <w:tblW w:w="9360" w:type="dxa"/>
        <w:jc w:val="left"/>
        <w:tblInd w:w="0" w:type="dxa"/>
        <w:tblLayout w:type="fixed"/>
        <w:tblCellMar>
          <w:top w:w="0" w:type="dxa"/>
          <w:left w:w="108" w:type="dxa"/>
          <w:bottom w:w="0" w:type="dxa"/>
          <w:right w:w="108" w:type="dxa"/>
        </w:tblCellMar>
      </w:tblPr>
      <w:tblGrid>
        <w:gridCol w:w="4680"/>
        <w:gridCol w:w="4679"/>
      </w:tblGrid>
      <w:tr>
        <w:trPr>
          <w:ins w:id="51" w:author="Claude" w:date="2026-09-27T12:00:00Z"/>
        </w:trPr>
        <w:tc>
          <w:tcPr>
            <w:tcW w:w="4680" w:type="dxa"/>
            <w:tcBorders>
              <w:top w:val="single" w:sz="4" w:space="0" w:color="000000"/>
              <w:left w:val="single" w:sz="4" w:space="0" w:color="000000"/>
              <w:bottom w:val="single" w:sz="4" w:space="0" w:color="000000"/>
              <w:right w:val="single" w:sz="4" w:space="0" w:color="000000"/>
            </w:tcBorders>
            <w:shd w:fill="DCE6F1" w:val="clear"/>
          </w:tcPr>
          <w:p>
            <w:pPr>
              <w:pStyle w:val="Normal"/>
              <w:rPr/>
            </w:pPr>
            <w:ins w:id="52" w:author="Claude" w:date="2026-09-27T12:00:00Z">
              <w:r>
                <w:rPr>
                  <w:b/>
                  <w:bCs/>
                  <w:i w:val="false"/>
                  <w:iCs w:val="false"/>
                </w:rPr>
                <w:t>Before (to 2026-09-24)</w:t>
              </w:r>
            </w:ins>
          </w:p>
        </w:tc>
        <w:tc>
          <w:tcPr>
            <w:tcW w:w="4679" w:type="dxa"/>
            <w:tcBorders>
              <w:top w:val="single" w:sz="4" w:space="0" w:color="000000"/>
              <w:left w:val="single" w:sz="4" w:space="0" w:color="000000"/>
              <w:bottom w:val="single" w:sz="4" w:space="0" w:color="000000"/>
              <w:right w:val="single" w:sz="4" w:space="0" w:color="000000"/>
            </w:tcBorders>
            <w:shd w:fill="DCE6F1" w:val="clear"/>
          </w:tcPr>
          <w:p>
            <w:pPr>
              <w:pStyle w:val="Normal"/>
              <w:rPr/>
            </w:pPr>
            <w:ins w:id="53" w:author="Claude" w:date="2026-09-27T12:00:00Z">
              <w:r>
                <w:rPr>
                  <w:b/>
                  <w:bCs/>
                  <w:i w:val="false"/>
                  <w:iCs w:val="false"/>
                </w:rPr>
                <w:t>After (from 2026-09-27)</w:t>
              </w:r>
            </w:ins>
          </w:p>
        </w:tc>
      </w:tr>
      <w:tr>
        <w:trPr>
          <w:ins w:id="54" w:author="Claude" w:date="2026-09-27T12:00:00Z"/>
        </w:trPr>
        <w:tc>
          <w:tcPr>
            <w:tcW w:w="4680" w:type="dxa"/>
            <w:tcBorders>
              <w:top w:val="single" w:sz="4" w:space="0" w:color="000000"/>
              <w:left w:val="single" w:sz="4" w:space="0" w:color="000000"/>
              <w:bottom w:val="single" w:sz="4" w:space="0" w:color="000000"/>
              <w:right w:val="single" w:sz="4" w:space="0" w:color="000000"/>
            </w:tcBorders>
          </w:tcPr>
          <w:p>
            <w:pPr>
              <w:pStyle w:val="Normal"/>
              <w:rPr/>
            </w:pPr>
            <w:ins w:id="55" w:author="Claude" w:date="2026-09-27T12:00:00Z">
              <w:r>
                <w:rPr>
                  <w:rFonts w:eastAsia="Consolas" w:cs="Consolas" w:ascii="Consolas" w:hAnsi="Consolas"/>
                  <w:b w:val="false"/>
                  <w:bCs w:val="false"/>
                  <w:i w:val="false"/>
                  <w:iCs w:val="false"/>
                  <w:sz w:val="18"/>
                  <w:szCs w:val="18"/>
                </w:rPr>
                <w:t>OCI_DDL_Execute_Module.c / .h</w:t>
              </w:r>
            </w:ins>
          </w:p>
        </w:tc>
        <w:tc>
          <w:tcPr>
            <w:tcW w:w="4679" w:type="dxa"/>
            <w:tcBorders>
              <w:top w:val="single" w:sz="4" w:space="0" w:color="000000"/>
              <w:left w:val="single" w:sz="4" w:space="0" w:color="000000"/>
              <w:bottom w:val="single" w:sz="4" w:space="0" w:color="000000"/>
              <w:right w:val="single" w:sz="4" w:space="0" w:color="000000"/>
            </w:tcBorders>
          </w:tcPr>
          <w:p>
            <w:pPr>
              <w:pStyle w:val="Normal"/>
              <w:rPr/>
            </w:pPr>
            <w:ins w:id="56" w:author="Claude" w:date="2026-09-27T12:00:00Z">
              <w:r>
                <w:rPr>
                  <w:rFonts w:eastAsia="Consolas" w:cs="Consolas" w:ascii="Consolas" w:hAnsi="Consolas"/>
                  <w:b w:val="false"/>
                  <w:bCs w:val="false"/>
                  <w:i w:val="false"/>
                  <w:iCs w:val="false"/>
                  <w:sz w:val="18"/>
                  <w:szCs w:val="18"/>
                </w:rPr>
                <w:t>DDL_Execute_Module.c / .h</w:t>
              </w:r>
            </w:ins>
          </w:p>
        </w:tc>
      </w:tr>
      <w:tr>
        <w:trPr>
          <w:ins w:id="57" w:author="Claude" w:date="2026-09-27T12:00:00Z"/>
        </w:trPr>
        <w:tc>
          <w:tcPr>
            <w:tcW w:w="4680" w:type="dxa"/>
            <w:tcBorders>
              <w:top w:val="single" w:sz="4" w:space="0" w:color="000000"/>
              <w:left w:val="single" w:sz="4" w:space="0" w:color="000000"/>
              <w:bottom w:val="single" w:sz="4" w:space="0" w:color="000000"/>
              <w:right w:val="single" w:sz="4" w:space="0" w:color="000000"/>
            </w:tcBorders>
          </w:tcPr>
          <w:p>
            <w:pPr>
              <w:pStyle w:val="Normal"/>
              <w:rPr/>
            </w:pPr>
            <w:ins w:id="58" w:author="Claude" w:date="2026-09-27T12:00:00Z">
              <w:r>
                <w:rPr>
                  <w:rFonts w:eastAsia="Consolas" w:cs="Consolas" w:ascii="Consolas" w:hAnsi="Consolas"/>
                  <w:b w:val="false"/>
                  <w:bCs w:val="false"/>
                  <w:i w:val="false"/>
                  <w:iCs w:val="false"/>
                  <w:sz w:val="18"/>
                  <w:szCs w:val="18"/>
                </w:rPr>
                <w:t>OCI_DDL_Modules.c / .h</w:t>
              </w:r>
            </w:ins>
          </w:p>
        </w:tc>
        <w:tc>
          <w:tcPr>
            <w:tcW w:w="4679" w:type="dxa"/>
            <w:tcBorders>
              <w:top w:val="single" w:sz="4" w:space="0" w:color="000000"/>
              <w:left w:val="single" w:sz="4" w:space="0" w:color="000000"/>
              <w:bottom w:val="single" w:sz="4" w:space="0" w:color="000000"/>
              <w:right w:val="single" w:sz="4" w:space="0" w:color="000000"/>
            </w:tcBorders>
          </w:tcPr>
          <w:p>
            <w:pPr>
              <w:pStyle w:val="Normal"/>
              <w:rPr/>
            </w:pPr>
            <w:ins w:id="59" w:author="Claude" w:date="2026-09-27T12:00:00Z">
              <w:r>
                <w:rPr>
                  <w:rFonts w:eastAsia="Consolas" w:cs="Consolas" w:ascii="Consolas" w:hAnsi="Consolas"/>
                  <w:b w:val="false"/>
                  <w:bCs w:val="false"/>
                  <w:i w:val="false"/>
                  <w:iCs w:val="false"/>
                  <w:sz w:val="18"/>
                  <w:szCs w:val="18"/>
                </w:rPr>
                <w:t>DDL_Modules.c / .h</w:t>
              </w:r>
            </w:ins>
          </w:p>
        </w:tc>
      </w:tr>
      <w:tr>
        <w:trPr>
          <w:ins w:id="60" w:author="Claude" w:date="2026-09-27T12:00:00Z"/>
        </w:trPr>
        <w:tc>
          <w:tcPr>
            <w:tcW w:w="4680" w:type="dxa"/>
            <w:tcBorders>
              <w:top w:val="single" w:sz="4" w:space="0" w:color="000000"/>
              <w:left w:val="single" w:sz="4" w:space="0" w:color="000000"/>
              <w:bottom w:val="single" w:sz="4" w:space="0" w:color="000000"/>
              <w:right w:val="single" w:sz="4" w:space="0" w:color="000000"/>
            </w:tcBorders>
          </w:tcPr>
          <w:p>
            <w:pPr>
              <w:pStyle w:val="Normal"/>
              <w:rPr/>
            </w:pPr>
            <w:ins w:id="61" w:author="Claude" w:date="2026-09-27T12:00:00Z">
              <w:r>
                <w:rPr>
                  <w:rFonts w:eastAsia="Consolas" w:cs="Consolas" w:ascii="Consolas" w:hAnsi="Consolas"/>
                  <w:b w:val="false"/>
                  <w:bCs w:val="false"/>
                  <w:i w:val="false"/>
                  <w:iCs w:val="false"/>
                  <w:sz w:val="18"/>
                  <w:szCs w:val="18"/>
                </w:rPr>
                <w:t>OCI_Execute_Procedure_Module.c / .h</w:t>
              </w:r>
            </w:ins>
          </w:p>
        </w:tc>
        <w:tc>
          <w:tcPr>
            <w:tcW w:w="4679" w:type="dxa"/>
            <w:tcBorders>
              <w:top w:val="single" w:sz="4" w:space="0" w:color="000000"/>
              <w:left w:val="single" w:sz="4" w:space="0" w:color="000000"/>
              <w:bottom w:val="single" w:sz="4" w:space="0" w:color="000000"/>
              <w:right w:val="single" w:sz="4" w:space="0" w:color="000000"/>
            </w:tcBorders>
          </w:tcPr>
          <w:p>
            <w:pPr>
              <w:pStyle w:val="Normal"/>
              <w:rPr/>
            </w:pPr>
            <w:ins w:id="62" w:author="Claude" w:date="2026-09-27T12:00:00Z">
              <w:r>
                <w:rPr>
                  <w:rFonts w:eastAsia="Consolas" w:cs="Consolas" w:ascii="Consolas" w:hAnsi="Consolas"/>
                  <w:b w:val="false"/>
                  <w:bCs w:val="false"/>
                  <w:i w:val="false"/>
                  <w:iCs w:val="false"/>
                  <w:sz w:val="18"/>
                  <w:szCs w:val="18"/>
                </w:rPr>
                <w:t>Execute_Procedure_Module.c / .h</w:t>
              </w:r>
            </w:ins>
          </w:p>
        </w:tc>
      </w:tr>
      <w:tr>
        <w:trPr>
          <w:ins w:id="63" w:author="Claude" w:date="2026-09-27T12:00:00Z"/>
        </w:trPr>
        <w:tc>
          <w:tcPr>
            <w:tcW w:w="4680" w:type="dxa"/>
            <w:tcBorders>
              <w:top w:val="single" w:sz="4" w:space="0" w:color="000000"/>
              <w:left w:val="single" w:sz="4" w:space="0" w:color="000000"/>
              <w:bottom w:val="single" w:sz="4" w:space="0" w:color="000000"/>
              <w:right w:val="single" w:sz="4" w:space="0" w:color="000000"/>
            </w:tcBorders>
          </w:tcPr>
          <w:p>
            <w:pPr>
              <w:pStyle w:val="Normal"/>
              <w:rPr/>
            </w:pPr>
            <w:ins w:id="64" w:author="Claude" w:date="2026-09-27T12:00:00Z">
              <w:r>
                <w:rPr>
                  <w:rFonts w:eastAsia="Consolas" w:cs="Consolas" w:ascii="Consolas" w:hAnsi="Consolas"/>
                  <w:b w:val="false"/>
                  <w:bCs w:val="false"/>
                  <w:i w:val="false"/>
                  <w:iCs w:val="false"/>
                  <w:sz w:val="18"/>
                  <w:szCs w:val="18"/>
                </w:rPr>
                <w:t>OCI_Execute_Query_Batch_Module.c / .h</w:t>
              </w:r>
            </w:ins>
          </w:p>
        </w:tc>
        <w:tc>
          <w:tcPr>
            <w:tcW w:w="4679" w:type="dxa"/>
            <w:tcBorders>
              <w:top w:val="single" w:sz="4" w:space="0" w:color="000000"/>
              <w:left w:val="single" w:sz="4" w:space="0" w:color="000000"/>
              <w:bottom w:val="single" w:sz="4" w:space="0" w:color="000000"/>
              <w:right w:val="single" w:sz="4" w:space="0" w:color="000000"/>
            </w:tcBorders>
          </w:tcPr>
          <w:p>
            <w:pPr>
              <w:pStyle w:val="Normal"/>
              <w:rPr/>
            </w:pPr>
            <w:ins w:id="65" w:author="Claude" w:date="2026-09-27T12:00:00Z">
              <w:r>
                <w:rPr>
                  <w:rFonts w:eastAsia="Consolas" w:cs="Consolas" w:ascii="Consolas" w:hAnsi="Consolas"/>
                  <w:b w:val="false"/>
                  <w:bCs w:val="false"/>
                  <w:i w:val="false"/>
                  <w:iCs w:val="false"/>
                  <w:sz w:val="18"/>
                  <w:szCs w:val="18"/>
                </w:rPr>
                <w:t>Execute_Query_Batch_Module.c / .h</w:t>
              </w:r>
            </w:ins>
          </w:p>
        </w:tc>
      </w:tr>
      <w:tr>
        <w:trPr>
          <w:ins w:id="66" w:author="Claude" w:date="2026-09-27T12:00:00Z"/>
        </w:trPr>
        <w:tc>
          <w:tcPr>
            <w:tcW w:w="4680" w:type="dxa"/>
            <w:tcBorders>
              <w:top w:val="single" w:sz="4" w:space="0" w:color="000000"/>
              <w:left w:val="single" w:sz="4" w:space="0" w:color="000000"/>
              <w:bottom w:val="single" w:sz="4" w:space="0" w:color="000000"/>
              <w:right w:val="single" w:sz="4" w:space="0" w:color="000000"/>
            </w:tcBorders>
          </w:tcPr>
          <w:p>
            <w:pPr>
              <w:pStyle w:val="Normal"/>
              <w:rPr/>
            </w:pPr>
            <w:ins w:id="67" w:author="Claude" w:date="2026-09-27T12:00:00Z">
              <w:r>
                <w:rPr>
                  <w:rFonts w:eastAsia="Consolas" w:cs="Consolas" w:ascii="Consolas" w:hAnsi="Consolas"/>
                  <w:b w:val="false"/>
                  <w:bCs w:val="false"/>
                  <w:i w:val="false"/>
                  <w:iCs w:val="false"/>
                  <w:sz w:val="18"/>
                  <w:szCs w:val="18"/>
                </w:rPr>
                <w:t>OCI_Insert_Execute_Module.c / .h</w:t>
              </w:r>
            </w:ins>
          </w:p>
        </w:tc>
        <w:tc>
          <w:tcPr>
            <w:tcW w:w="4679" w:type="dxa"/>
            <w:tcBorders>
              <w:top w:val="single" w:sz="4" w:space="0" w:color="000000"/>
              <w:left w:val="single" w:sz="4" w:space="0" w:color="000000"/>
              <w:bottom w:val="single" w:sz="4" w:space="0" w:color="000000"/>
              <w:right w:val="single" w:sz="4" w:space="0" w:color="000000"/>
            </w:tcBorders>
          </w:tcPr>
          <w:p>
            <w:pPr>
              <w:pStyle w:val="Normal"/>
              <w:rPr/>
            </w:pPr>
            <w:ins w:id="68" w:author="Claude" w:date="2026-09-27T12:00:00Z">
              <w:r>
                <w:rPr>
                  <w:rFonts w:eastAsia="Consolas" w:cs="Consolas" w:ascii="Consolas" w:hAnsi="Consolas"/>
                  <w:b w:val="false"/>
                  <w:bCs w:val="false"/>
                  <w:i w:val="false"/>
                  <w:iCs w:val="false"/>
                  <w:sz w:val="18"/>
                  <w:szCs w:val="18"/>
                </w:rPr>
                <w:t>Insert_Execute_Module.c / .h</w:t>
              </w:r>
            </w:ins>
          </w:p>
        </w:tc>
      </w:tr>
      <w:tr>
        <w:trPr>
          <w:ins w:id="69" w:author="Claude" w:date="2026-09-27T12:00:00Z"/>
        </w:trPr>
        <w:tc>
          <w:tcPr>
            <w:tcW w:w="4680" w:type="dxa"/>
            <w:tcBorders>
              <w:top w:val="single" w:sz="4" w:space="0" w:color="000000"/>
              <w:left w:val="single" w:sz="4" w:space="0" w:color="000000"/>
              <w:bottom w:val="single" w:sz="4" w:space="0" w:color="000000"/>
              <w:right w:val="single" w:sz="4" w:space="0" w:color="000000"/>
            </w:tcBorders>
          </w:tcPr>
          <w:p>
            <w:pPr>
              <w:pStyle w:val="Normal"/>
              <w:rPr/>
            </w:pPr>
            <w:ins w:id="70" w:author="Claude" w:date="2026-09-27T12:00:00Z">
              <w:r>
                <w:rPr>
                  <w:rFonts w:eastAsia="Consolas" w:cs="Consolas" w:ascii="Consolas" w:hAnsi="Consolas"/>
                  <w:b w:val="false"/>
                  <w:bCs w:val="false"/>
                  <w:i w:val="false"/>
                  <w:iCs w:val="false"/>
                  <w:sz w:val="18"/>
                  <w:szCs w:val="18"/>
                </w:rPr>
                <w:t>OCI_Level1_Parser.c / .h</w:t>
              </w:r>
            </w:ins>
          </w:p>
        </w:tc>
        <w:tc>
          <w:tcPr>
            <w:tcW w:w="4679" w:type="dxa"/>
            <w:tcBorders>
              <w:top w:val="single" w:sz="4" w:space="0" w:color="000000"/>
              <w:left w:val="single" w:sz="4" w:space="0" w:color="000000"/>
              <w:bottom w:val="single" w:sz="4" w:space="0" w:color="000000"/>
              <w:right w:val="single" w:sz="4" w:space="0" w:color="000000"/>
            </w:tcBorders>
          </w:tcPr>
          <w:p>
            <w:pPr>
              <w:pStyle w:val="Normal"/>
              <w:rPr/>
            </w:pPr>
            <w:ins w:id="71" w:author="Claude" w:date="2026-09-27T12:00:00Z">
              <w:r>
                <w:rPr>
                  <w:rFonts w:eastAsia="Consolas" w:cs="Consolas" w:ascii="Consolas" w:hAnsi="Consolas"/>
                  <w:b w:val="false"/>
                  <w:bCs w:val="false"/>
                  <w:i w:val="false"/>
                  <w:iCs w:val="false"/>
                  <w:sz w:val="18"/>
                  <w:szCs w:val="18"/>
                </w:rPr>
                <w:t>Level1_Parser.c / .h</w:t>
              </w:r>
            </w:ins>
          </w:p>
        </w:tc>
      </w:tr>
      <w:tr>
        <w:trPr>
          <w:ins w:id="72" w:author="Claude" w:date="2026-09-27T12:00:00Z"/>
        </w:trPr>
        <w:tc>
          <w:tcPr>
            <w:tcW w:w="4680" w:type="dxa"/>
            <w:tcBorders>
              <w:top w:val="single" w:sz="4" w:space="0" w:color="000000"/>
              <w:left w:val="single" w:sz="4" w:space="0" w:color="000000"/>
              <w:bottom w:val="single" w:sz="4" w:space="0" w:color="000000"/>
              <w:right w:val="single" w:sz="4" w:space="0" w:color="000000"/>
            </w:tcBorders>
          </w:tcPr>
          <w:p>
            <w:pPr>
              <w:pStyle w:val="Normal"/>
              <w:rPr/>
            </w:pPr>
            <w:ins w:id="73" w:author="Claude" w:date="2026-09-27T12:00:00Z">
              <w:r>
                <w:rPr>
                  <w:rFonts w:eastAsia="Consolas" w:cs="Consolas" w:ascii="Consolas" w:hAnsi="Consolas"/>
                  <w:b w:val="false"/>
                  <w:bCs w:val="false"/>
                  <w:i w:val="false"/>
                  <w:iCs w:val="false"/>
                  <w:sz w:val="18"/>
                  <w:szCs w:val="18"/>
                </w:rPr>
                <w:t>OCI_Level2_Parser.c / .h</w:t>
              </w:r>
            </w:ins>
          </w:p>
        </w:tc>
        <w:tc>
          <w:tcPr>
            <w:tcW w:w="4679" w:type="dxa"/>
            <w:tcBorders>
              <w:top w:val="single" w:sz="4" w:space="0" w:color="000000"/>
              <w:left w:val="single" w:sz="4" w:space="0" w:color="000000"/>
              <w:bottom w:val="single" w:sz="4" w:space="0" w:color="000000"/>
              <w:right w:val="single" w:sz="4" w:space="0" w:color="000000"/>
            </w:tcBorders>
          </w:tcPr>
          <w:p>
            <w:pPr>
              <w:pStyle w:val="Normal"/>
              <w:rPr/>
            </w:pPr>
            <w:ins w:id="74" w:author="Claude" w:date="2026-09-27T12:00:00Z">
              <w:r>
                <w:rPr>
                  <w:rFonts w:eastAsia="Consolas" w:cs="Consolas" w:ascii="Consolas" w:hAnsi="Consolas"/>
                  <w:b w:val="false"/>
                  <w:bCs w:val="false"/>
                  <w:i w:val="false"/>
                  <w:iCs w:val="false"/>
                  <w:sz w:val="18"/>
                  <w:szCs w:val="18"/>
                </w:rPr>
                <w:t>Level2_Parser.c / .h</w:t>
              </w:r>
            </w:ins>
          </w:p>
        </w:tc>
      </w:tr>
      <w:tr>
        <w:trPr>
          <w:ins w:id="75" w:author="Claude" w:date="2026-09-27T12:00:00Z"/>
        </w:trPr>
        <w:tc>
          <w:tcPr>
            <w:tcW w:w="4680" w:type="dxa"/>
            <w:tcBorders>
              <w:top w:val="single" w:sz="4" w:space="0" w:color="000000"/>
              <w:left w:val="single" w:sz="4" w:space="0" w:color="000000"/>
              <w:bottom w:val="single" w:sz="4" w:space="0" w:color="000000"/>
              <w:right w:val="single" w:sz="4" w:space="0" w:color="000000"/>
            </w:tcBorders>
          </w:tcPr>
          <w:p>
            <w:pPr>
              <w:pStyle w:val="Normal"/>
              <w:rPr/>
            </w:pPr>
            <w:ins w:id="76" w:author="Claude" w:date="2026-09-27T12:00:00Z">
              <w:r>
                <w:rPr>
                  <w:rFonts w:eastAsia="Consolas" w:cs="Consolas" w:ascii="Consolas" w:hAnsi="Consolas"/>
                  <w:b w:val="false"/>
                  <w:bCs w:val="false"/>
                  <w:i w:val="false"/>
                  <w:iCs w:val="false"/>
                  <w:sz w:val="18"/>
                  <w:szCs w:val="18"/>
                </w:rPr>
                <w:t>OCI_Request_Response_Types.h</w:t>
              </w:r>
            </w:ins>
          </w:p>
        </w:tc>
        <w:tc>
          <w:tcPr>
            <w:tcW w:w="4679" w:type="dxa"/>
            <w:tcBorders>
              <w:top w:val="single" w:sz="4" w:space="0" w:color="000000"/>
              <w:left w:val="single" w:sz="4" w:space="0" w:color="000000"/>
              <w:bottom w:val="single" w:sz="4" w:space="0" w:color="000000"/>
              <w:right w:val="single" w:sz="4" w:space="0" w:color="000000"/>
            </w:tcBorders>
          </w:tcPr>
          <w:p>
            <w:pPr>
              <w:pStyle w:val="Normal"/>
              <w:rPr/>
            </w:pPr>
            <w:ins w:id="77" w:author="Claude" w:date="2026-09-27T12:00:00Z">
              <w:r>
                <w:rPr>
                  <w:rFonts w:eastAsia="Consolas" w:cs="Consolas" w:ascii="Consolas" w:hAnsi="Consolas"/>
                  <w:b w:val="false"/>
                  <w:bCs w:val="false"/>
                  <w:i w:val="false"/>
                  <w:iCs w:val="false"/>
                  <w:sz w:val="18"/>
                  <w:szCs w:val="18"/>
                </w:rPr>
                <w:t>Request_Response_Types.h</w:t>
              </w:r>
            </w:ins>
          </w:p>
        </w:tc>
      </w:tr>
      <w:tr>
        <w:trPr>
          <w:ins w:id="78" w:author="Claude" w:date="2026-09-27T12:00:00Z"/>
        </w:trPr>
        <w:tc>
          <w:tcPr>
            <w:tcW w:w="4680" w:type="dxa"/>
            <w:tcBorders>
              <w:top w:val="single" w:sz="4" w:space="0" w:color="000000"/>
              <w:left w:val="single" w:sz="4" w:space="0" w:color="000000"/>
              <w:bottom w:val="single" w:sz="4" w:space="0" w:color="000000"/>
              <w:right w:val="single" w:sz="4" w:space="0" w:color="000000"/>
            </w:tcBorders>
          </w:tcPr>
          <w:p>
            <w:pPr>
              <w:pStyle w:val="Normal"/>
              <w:rPr/>
            </w:pPr>
            <w:ins w:id="79" w:author="Claude" w:date="2026-09-27T12:00:00Z">
              <w:r>
                <w:rPr>
                  <w:rFonts w:eastAsia="Consolas" w:cs="Consolas" w:ascii="Consolas" w:hAnsi="Consolas"/>
                  <w:b w:val="false"/>
                  <w:bCs w:val="false"/>
                  <w:i w:val="false"/>
                  <w:iCs w:val="false"/>
                  <w:sz w:val="18"/>
                  <w:szCs w:val="18"/>
                </w:rPr>
                <w:t>OCI_Table_Metadata_Module.c / .h</w:t>
              </w:r>
            </w:ins>
          </w:p>
        </w:tc>
        <w:tc>
          <w:tcPr>
            <w:tcW w:w="4679" w:type="dxa"/>
            <w:tcBorders>
              <w:top w:val="single" w:sz="4" w:space="0" w:color="000000"/>
              <w:left w:val="single" w:sz="4" w:space="0" w:color="000000"/>
              <w:bottom w:val="single" w:sz="4" w:space="0" w:color="000000"/>
              <w:right w:val="single" w:sz="4" w:space="0" w:color="000000"/>
            </w:tcBorders>
          </w:tcPr>
          <w:p>
            <w:pPr>
              <w:pStyle w:val="Normal"/>
              <w:rPr/>
            </w:pPr>
            <w:ins w:id="80" w:author="Claude" w:date="2026-09-27T12:00:00Z">
              <w:r>
                <w:rPr>
                  <w:rFonts w:eastAsia="Consolas" w:cs="Consolas" w:ascii="Consolas" w:hAnsi="Consolas"/>
                  <w:b w:val="false"/>
                  <w:bCs w:val="false"/>
                  <w:i w:val="false"/>
                  <w:iCs w:val="false"/>
                  <w:sz w:val="18"/>
                  <w:szCs w:val="18"/>
                </w:rPr>
                <w:t>Table_Metadata_Module.c / .h</w:t>
              </w:r>
            </w:ins>
          </w:p>
        </w:tc>
      </w:tr>
      <w:tr>
        <w:trPr>
          <w:ins w:id="81" w:author="Claude" w:date="2026-09-27T12:00:00Z"/>
        </w:trPr>
        <w:tc>
          <w:tcPr>
            <w:tcW w:w="4680" w:type="dxa"/>
            <w:tcBorders>
              <w:top w:val="single" w:sz="4" w:space="0" w:color="000000"/>
              <w:left w:val="single" w:sz="4" w:space="0" w:color="000000"/>
              <w:bottom w:val="single" w:sz="4" w:space="0" w:color="000000"/>
              <w:right w:val="single" w:sz="4" w:space="0" w:color="000000"/>
            </w:tcBorders>
          </w:tcPr>
          <w:p>
            <w:pPr>
              <w:pStyle w:val="Normal"/>
              <w:rPr/>
            </w:pPr>
            <w:ins w:id="82" w:author="Claude" w:date="2026-09-27T12:00:00Z">
              <w:r>
                <w:rPr>
                  <w:rFonts w:eastAsia="Consolas" w:cs="Consolas" w:ascii="Consolas" w:hAnsi="Consolas"/>
                  <w:b w:val="false"/>
                  <w:bCs w:val="false"/>
                  <w:i w:val="false"/>
                  <w:iCs w:val="false"/>
                  <w:sz w:val="18"/>
                  <w:szCs w:val="18"/>
                </w:rPr>
                <w:t>OCI_Transaction_Manager.c / .h</w:t>
              </w:r>
            </w:ins>
          </w:p>
        </w:tc>
        <w:tc>
          <w:tcPr>
            <w:tcW w:w="4679" w:type="dxa"/>
            <w:tcBorders>
              <w:top w:val="single" w:sz="4" w:space="0" w:color="000000"/>
              <w:left w:val="single" w:sz="4" w:space="0" w:color="000000"/>
              <w:bottom w:val="single" w:sz="4" w:space="0" w:color="000000"/>
              <w:right w:val="single" w:sz="4" w:space="0" w:color="000000"/>
            </w:tcBorders>
          </w:tcPr>
          <w:p>
            <w:pPr>
              <w:pStyle w:val="Normal"/>
              <w:rPr/>
            </w:pPr>
            <w:ins w:id="83" w:author="Claude" w:date="2026-09-27T12:00:00Z">
              <w:r>
                <w:rPr>
                  <w:rFonts w:eastAsia="Consolas" w:cs="Consolas" w:ascii="Consolas" w:hAnsi="Consolas"/>
                  <w:b w:val="false"/>
                  <w:bCs w:val="false"/>
                  <w:i w:val="false"/>
                  <w:iCs w:val="false"/>
                  <w:sz w:val="18"/>
                  <w:szCs w:val="18"/>
                </w:rPr>
                <w:t>Transaction_Manager.c / .h</w:t>
              </w:r>
            </w:ins>
          </w:p>
        </w:tc>
      </w:tr>
      <w:tr>
        <w:trPr>
          <w:ins w:id="84" w:author="Claude" w:date="2026-09-27T12:00:00Z"/>
        </w:trPr>
        <w:tc>
          <w:tcPr>
            <w:tcW w:w="4680" w:type="dxa"/>
            <w:tcBorders>
              <w:top w:val="single" w:sz="4" w:space="0" w:color="000000"/>
              <w:left w:val="single" w:sz="4" w:space="0" w:color="000000"/>
              <w:bottom w:val="single" w:sz="4" w:space="0" w:color="000000"/>
              <w:right w:val="single" w:sz="4" w:space="0" w:color="000000"/>
            </w:tcBorders>
          </w:tcPr>
          <w:p>
            <w:pPr>
              <w:pStyle w:val="Normal"/>
              <w:rPr/>
            </w:pPr>
            <w:ins w:id="85" w:author="Claude" w:date="2026-09-27T12:00:00Z">
              <w:r>
                <w:rPr>
                  <w:rFonts w:eastAsia="Consolas" w:cs="Consolas" w:ascii="Consolas" w:hAnsi="Consolas"/>
                  <w:b w:val="false"/>
                  <w:bCs w:val="false"/>
                  <w:i w:val="false"/>
                  <w:iCs w:val="false"/>
                  <w:sz w:val="18"/>
                  <w:szCs w:val="18"/>
                </w:rPr>
                <w:t>OCI_DDL_Create_User_Module.c / .h</w:t>
              </w:r>
            </w:ins>
          </w:p>
        </w:tc>
        <w:tc>
          <w:tcPr>
            <w:tcW w:w="4679" w:type="dxa"/>
            <w:tcBorders>
              <w:top w:val="single" w:sz="4" w:space="0" w:color="000000"/>
              <w:left w:val="single" w:sz="4" w:space="0" w:color="000000"/>
              <w:bottom w:val="single" w:sz="4" w:space="0" w:color="000000"/>
              <w:right w:val="single" w:sz="4" w:space="0" w:color="000000"/>
            </w:tcBorders>
          </w:tcPr>
          <w:p>
            <w:pPr>
              <w:pStyle w:val="Normal"/>
              <w:rPr/>
            </w:pPr>
            <w:ins w:id="86" w:author="Claude" w:date="2026-09-27T12:00:00Z">
              <w:r>
                <w:rPr>
                  <w:rFonts w:eastAsia="Consolas" w:cs="Consolas" w:ascii="Consolas" w:hAnsi="Consolas"/>
                  <w:b w:val="false"/>
                  <w:bCs w:val="false"/>
                  <w:i w:val="false"/>
                  <w:iCs w:val="false"/>
                  <w:sz w:val="18"/>
                  <w:szCs w:val="18"/>
                </w:rPr>
                <w:t>merged into DDL_Modules.c / .h (2026-09-22/23) - no renamed equivalent</w:t>
              </w:r>
            </w:ins>
          </w:p>
        </w:tc>
      </w:tr>
      <w:tr>
        <w:trPr>
          <w:ins w:id="87" w:author="Claude" w:date="2026-09-27T12:00:00Z"/>
        </w:trPr>
        <w:tc>
          <w:tcPr>
            <w:tcW w:w="4680" w:type="dxa"/>
            <w:tcBorders>
              <w:top w:val="single" w:sz="4" w:space="0" w:color="000000"/>
              <w:left w:val="single" w:sz="4" w:space="0" w:color="000000"/>
              <w:bottom w:val="single" w:sz="4" w:space="0" w:color="000000"/>
              <w:right w:val="single" w:sz="4" w:space="0" w:color="000000"/>
            </w:tcBorders>
          </w:tcPr>
          <w:p>
            <w:pPr>
              <w:pStyle w:val="Normal"/>
              <w:rPr/>
            </w:pPr>
            <w:ins w:id="88" w:author="Claude" w:date="2026-09-27T12:00:00Z">
              <w:r>
                <w:rPr>
                  <w:rFonts w:eastAsia="Consolas" w:cs="Consolas" w:ascii="Consolas" w:hAnsi="Consolas"/>
                  <w:b w:val="false"/>
                  <w:bCs w:val="false"/>
                  <w:i w:val="false"/>
                  <w:iCs w:val="false"/>
                  <w:sz w:val="18"/>
                  <w:szCs w:val="18"/>
                </w:rPr>
                <w:t>OCI_DDL_Grant_Module.c / .h</w:t>
              </w:r>
            </w:ins>
          </w:p>
        </w:tc>
        <w:tc>
          <w:tcPr>
            <w:tcW w:w="4679" w:type="dxa"/>
            <w:tcBorders>
              <w:top w:val="single" w:sz="4" w:space="0" w:color="000000"/>
              <w:left w:val="single" w:sz="4" w:space="0" w:color="000000"/>
              <w:bottom w:val="single" w:sz="4" w:space="0" w:color="000000"/>
              <w:right w:val="single" w:sz="4" w:space="0" w:color="000000"/>
            </w:tcBorders>
          </w:tcPr>
          <w:p>
            <w:pPr>
              <w:pStyle w:val="Normal"/>
              <w:rPr/>
            </w:pPr>
            <w:ins w:id="89" w:author="Claude" w:date="2026-09-27T12:00:00Z">
              <w:r>
                <w:rPr>
                  <w:rFonts w:eastAsia="Consolas" w:cs="Consolas" w:ascii="Consolas" w:hAnsi="Consolas"/>
                  <w:b w:val="false"/>
                  <w:bCs w:val="false"/>
                  <w:i w:val="false"/>
                  <w:iCs w:val="false"/>
                  <w:sz w:val="18"/>
                  <w:szCs w:val="18"/>
                </w:rPr>
                <w:t>merged into DDL_Modules.c / .h (2026-09-22/23) - no renamed equivalent</w:t>
              </w:r>
            </w:ins>
          </w:p>
        </w:tc>
      </w:tr>
      <w:tr>
        <w:trPr>
          <w:ins w:id="90" w:author="Claude" w:date="2026-09-27T12:00:00Z"/>
        </w:trPr>
        <w:tc>
          <w:tcPr>
            <w:tcW w:w="4680" w:type="dxa"/>
            <w:tcBorders>
              <w:top w:val="single" w:sz="4" w:space="0" w:color="000000"/>
              <w:left w:val="single" w:sz="4" w:space="0" w:color="000000"/>
              <w:bottom w:val="single" w:sz="4" w:space="0" w:color="000000"/>
              <w:right w:val="single" w:sz="4" w:space="0" w:color="000000"/>
            </w:tcBorders>
          </w:tcPr>
          <w:p>
            <w:pPr>
              <w:pStyle w:val="Normal"/>
              <w:rPr/>
            </w:pPr>
            <w:ins w:id="91" w:author="Claude" w:date="2026-09-27T12:00:00Z">
              <w:r>
                <w:rPr>
                  <w:rFonts w:eastAsia="Consolas" w:cs="Consolas" w:ascii="Consolas" w:hAnsi="Consolas"/>
                  <w:b w:val="false"/>
                  <w:bCs w:val="false"/>
                  <w:i w:val="false"/>
                  <w:iCs w:val="false"/>
                  <w:sz w:val="18"/>
                  <w:szCs w:val="18"/>
                </w:rPr>
                <w:t>OCI_DDL_Create_Table_Module.c / .h</w:t>
              </w:r>
            </w:ins>
          </w:p>
        </w:tc>
        <w:tc>
          <w:tcPr>
            <w:tcW w:w="4679" w:type="dxa"/>
            <w:tcBorders>
              <w:top w:val="single" w:sz="4" w:space="0" w:color="000000"/>
              <w:left w:val="single" w:sz="4" w:space="0" w:color="000000"/>
              <w:bottom w:val="single" w:sz="4" w:space="0" w:color="000000"/>
              <w:right w:val="single" w:sz="4" w:space="0" w:color="000000"/>
            </w:tcBorders>
          </w:tcPr>
          <w:p>
            <w:pPr>
              <w:pStyle w:val="Normal"/>
              <w:rPr/>
            </w:pPr>
            <w:ins w:id="92" w:author="Claude" w:date="2026-09-27T12:00:00Z">
              <w:r>
                <w:rPr>
                  <w:rFonts w:eastAsia="Consolas" w:cs="Consolas" w:ascii="Consolas" w:hAnsi="Consolas"/>
                  <w:b w:val="false"/>
                  <w:bCs w:val="false"/>
                  <w:i w:val="false"/>
                  <w:iCs w:val="false"/>
                  <w:sz w:val="18"/>
                  <w:szCs w:val="18"/>
                </w:rPr>
                <w:t>merged into DDL_Modules.c / .h (2026-09-22/23) - no renamed equivalent</w:t>
              </w:r>
            </w:ins>
          </w:p>
        </w:tc>
      </w:tr>
      <w:tr>
        <w:trPr>
          <w:ins w:id="93" w:author="Claude" w:date="2026-09-27T12:00:00Z"/>
        </w:trPr>
        <w:tc>
          <w:tcPr>
            <w:tcW w:w="4680" w:type="dxa"/>
            <w:tcBorders>
              <w:top w:val="single" w:sz="4" w:space="0" w:color="000000"/>
              <w:left w:val="single" w:sz="4" w:space="0" w:color="000000"/>
              <w:bottom w:val="single" w:sz="4" w:space="0" w:color="000000"/>
              <w:right w:val="single" w:sz="4" w:space="0" w:color="000000"/>
            </w:tcBorders>
          </w:tcPr>
          <w:p>
            <w:pPr>
              <w:pStyle w:val="Normal"/>
              <w:rPr/>
            </w:pPr>
            <w:ins w:id="94" w:author="Claude" w:date="2026-09-27T12:00:00Z">
              <w:r>
                <w:rPr>
                  <w:rFonts w:eastAsia="Consolas" w:cs="Consolas" w:ascii="Consolas" w:hAnsi="Consolas"/>
                  <w:b w:val="false"/>
                  <w:bCs w:val="false"/>
                  <w:i w:val="false"/>
                  <w:iCs w:val="false"/>
                  <w:sz w:val="18"/>
                  <w:szCs w:val="18"/>
                </w:rPr>
                <w:t>OCI_DDL_Drop_Table_Module.c / .h</w:t>
              </w:r>
            </w:ins>
          </w:p>
        </w:tc>
        <w:tc>
          <w:tcPr>
            <w:tcW w:w="4679" w:type="dxa"/>
            <w:tcBorders>
              <w:top w:val="single" w:sz="4" w:space="0" w:color="000000"/>
              <w:left w:val="single" w:sz="4" w:space="0" w:color="000000"/>
              <w:bottom w:val="single" w:sz="4" w:space="0" w:color="000000"/>
              <w:right w:val="single" w:sz="4" w:space="0" w:color="000000"/>
            </w:tcBorders>
          </w:tcPr>
          <w:p>
            <w:pPr>
              <w:pStyle w:val="Normal"/>
              <w:rPr/>
            </w:pPr>
            <w:ins w:id="95" w:author="Claude" w:date="2026-09-27T12:00:00Z">
              <w:r>
                <w:rPr>
                  <w:rFonts w:eastAsia="Consolas" w:cs="Consolas" w:ascii="Consolas" w:hAnsi="Consolas"/>
                  <w:b w:val="false"/>
                  <w:bCs w:val="false"/>
                  <w:i w:val="false"/>
                  <w:iCs w:val="false"/>
                  <w:sz w:val="18"/>
                  <w:szCs w:val="18"/>
                </w:rPr>
                <w:t>merged into DDL_Modules.c / .h (2026-09-22/23) - no renamed equivalent</w:t>
              </w:r>
            </w:ins>
          </w:p>
        </w:tc>
      </w:tr>
      <w:tr>
        <w:trPr>
          <w:ins w:id="96" w:author="Claude" w:date="2026-09-27T12:00:00Z"/>
        </w:trPr>
        <w:tc>
          <w:tcPr>
            <w:tcW w:w="4680" w:type="dxa"/>
            <w:tcBorders>
              <w:top w:val="single" w:sz="4" w:space="0" w:color="000000"/>
              <w:left w:val="single" w:sz="4" w:space="0" w:color="000000"/>
              <w:bottom w:val="single" w:sz="4" w:space="0" w:color="000000"/>
              <w:right w:val="single" w:sz="4" w:space="0" w:color="000000"/>
            </w:tcBorders>
          </w:tcPr>
          <w:p>
            <w:pPr>
              <w:pStyle w:val="Normal"/>
              <w:rPr/>
            </w:pPr>
            <w:ins w:id="97" w:author="Claude" w:date="2026-09-27T12:00:00Z">
              <w:r>
                <w:rPr>
                  <w:rFonts w:eastAsia="Consolas" w:cs="Consolas" w:ascii="Consolas" w:hAnsi="Consolas"/>
                  <w:b w:val="false"/>
                  <w:bCs w:val="false"/>
                  <w:i w:val="false"/>
                  <w:iCs w:val="false"/>
                  <w:sz w:val="18"/>
                  <w:szCs w:val="18"/>
                </w:rPr>
                <w:t>OCI_DDL_Create_View_Module.c / .h</w:t>
              </w:r>
            </w:ins>
          </w:p>
        </w:tc>
        <w:tc>
          <w:tcPr>
            <w:tcW w:w="4679" w:type="dxa"/>
            <w:tcBorders>
              <w:top w:val="single" w:sz="4" w:space="0" w:color="000000"/>
              <w:left w:val="single" w:sz="4" w:space="0" w:color="000000"/>
              <w:bottom w:val="single" w:sz="4" w:space="0" w:color="000000"/>
              <w:right w:val="single" w:sz="4" w:space="0" w:color="000000"/>
            </w:tcBorders>
          </w:tcPr>
          <w:p>
            <w:pPr>
              <w:pStyle w:val="Normal"/>
              <w:rPr/>
            </w:pPr>
            <w:ins w:id="98" w:author="Claude" w:date="2026-09-27T12:00:00Z">
              <w:r>
                <w:rPr>
                  <w:rFonts w:eastAsia="Consolas" w:cs="Consolas" w:ascii="Consolas" w:hAnsi="Consolas"/>
                  <w:b w:val="false"/>
                  <w:bCs w:val="false"/>
                  <w:i w:val="false"/>
                  <w:iCs w:val="false"/>
                  <w:sz w:val="18"/>
                  <w:szCs w:val="18"/>
                </w:rPr>
                <w:t>merged into DDL_Modules.c / .h (2026-09-22/23) - no renamed equivalent</w:t>
              </w:r>
            </w:ins>
          </w:p>
        </w:tc>
      </w:tr>
      <w:tr>
        <w:trPr>
          <w:ins w:id="99" w:author="Claude" w:date="2026-09-27T12:00:00Z"/>
        </w:trPr>
        <w:tc>
          <w:tcPr>
            <w:tcW w:w="4680" w:type="dxa"/>
            <w:tcBorders>
              <w:top w:val="single" w:sz="4" w:space="0" w:color="000000"/>
              <w:left w:val="single" w:sz="4" w:space="0" w:color="000000"/>
              <w:bottom w:val="single" w:sz="4" w:space="0" w:color="000000"/>
              <w:right w:val="single" w:sz="4" w:space="0" w:color="000000"/>
            </w:tcBorders>
          </w:tcPr>
          <w:p>
            <w:pPr>
              <w:pStyle w:val="Normal"/>
              <w:rPr/>
            </w:pPr>
            <w:ins w:id="100" w:author="Claude" w:date="2026-09-27T12:00:00Z">
              <w:r>
                <w:rPr>
                  <w:rFonts w:eastAsia="Consolas" w:cs="Consolas" w:ascii="Consolas" w:hAnsi="Consolas"/>
                  <w:b w:val="false"/>
                  <w:bCs w:val="false"/>
                  <w:i w:val="false"/>
                  <w:iCs w:val="false"/>
                  <w:sz w:val="18"/>
                  <w:szCs w:val="18"/>
                </w:rPr>
                <w:t>OCI_DDL_Create_Procedure_Module.c / .h</w:t>
              </w:r>
            </w:ins>
          </w:p>
        </w:tc>
        <w:tc>
          <w:tcPr>
            <w:tcW w:w="4679" w:type="dxa"/>
            <w:tcBorders>
              <w:top w:val="single" w:sz="4" w:space="0" w:color="000000"/>
              <w:left w:val="single" w:sz="4" w:space="0" w:color="000000"/>
              <w:bottom w:val="single" w:sz="4" w:space="0" w:color="000000"/>
              <w:right w:val="single" w:sz="4" w:space="0" w:color="000000"/>
            </w:tcBorders>
          </w:tcPr>
          <w:p>
            <w:pPr>
              <w:pStyle w:val="Normal"/>
              <w:rPr/>
            </w:pPr>
            <w:ins w:id="101" w:author="Claude" w:date="2026-09-27T12:00:00Z">
              <w:r>
                <w:rPr>
                  <w:rFonts w:eastAsia="Consolas" w:cs="Consolas" w:ascii="Consolas" w:hAnsi="Consolas"/>
                  <w:b w:val="false"/>
                  <w:bCs w:val="false"/>
                  <w:i w:val="false"/>
                  <w:iCs w:val="false"/>
                  <w:sz w:val="18"/>
                  <w:szCs w:val="18"/>
                </w:rPr>
                <w:t>merged into DDL_Modules.c / .h (2026-09-22/23) - no renamed equivalent</w:t>
              </w:r>
            </w:ins>
          </w:p>
        </w:tc>
      </w:tr>
    </w:tbl>
    <w:p>
      <w:pPr>
        <w:pStyle w:val="Normal"/>
        <w:spacing w:before="0" w:after="300"/>
        <w:rPr/>
      </w:pPr>
      <w:ins w:id="102" w:author="Claude" w:date="2026-09-27T12:00:00Z">
        <w:r>
          <w:rPr/>
          <w:t>Project-wide mapping, the names deliberately left unchanged, and the files that are still Oracle-specific after the rename: db_driver_Interface_and_New_Driver_Guide.docx, Section 7.</w:t>
        </w:r>
      </w:ins>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Calibri">
    <w:charset w:val="01"/>
    <w:family w:val="roman"/>
    <w:pitch w:val="variable"/>
  </w:font>
  <w:font w:name="Consolas">
    <w:charset w:val="01"/>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30"/>
  <w:revisionView w:insDel="0" w:formatting="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Noto Serif CJK SC" w:cs="Noto Sans Devanagari"/>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Noto Serif CJK SC" w:cs="Noto Sans Devanagari"/>
      <w:b/>
      <w:bCs/>
      <w:color w:val="auto"/>
      <w:kern w:val="0"/>
      <w:sz w:val="20"/>
      <w:szCs w:val="20"/>
      <w:lang w:val="en-US" w:eastAsia="zh-CN" w:bidi="hi-IN"/>
    </w:rPr>
  </w:style>
  <w:style w:type="paragraph" w:styleId="ListParagraph">
    <w:name w:val="List Paragraph"/>
    <w:qFormat/>
    <w:pPr>
      <w:widowControl/>
      <w:bidi w:val="0"/>
      <w:spacing w:before="0" w:after="0"/>
      <w:jc w:val="left"/>
    </w:pPr>
    <w:rPr>
      <w:rFonts w:ascii="Times New Roman" w:hAnsi="Times New Roman" w:eastAsia="Noto Serif CJK SC" w:cs="Noto Sans Devanagari"/>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LibreOffice/25.2.7.2$Linux_X86_64 LibreOffice_project/520$Build-2</Application>
  <AppVersion>15.0000</AppVersion>
  <Pages>8</Pages>
  <Words>4855</Words>
  <Characters>30664</Characters>
  <CharactersWithSpaces>36338</CharactersWithSpaces>
  <Paragraphs>205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2026-09-07T21:10:14Z</dcterms:created>
  <dc:creator>Un-named</dc:creator>
  <dc:description/>
  <dc:language>en-US</dc:language>
  <cp:lastModifiedBy>Un-named</cp:lastModifiedBy>
  <dcterms:modified xsi:type="dcterms:W3CDTF">2026-09-07T21:10:14Z</dcterms:modified>
  <cp:revision>1</cp:revision>
  <dc:subject/>
  <dc:title/>
</cp:coreProperties>
</file>